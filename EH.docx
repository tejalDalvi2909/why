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3EA505">
      <w:pPr>
        <w:rPr>
          <w:ins w:id="15" w:author="Tejal Dalvi" w:date="2025-11-16T23:55:00Z"/>
          <w:rFonts w:hint="default" w:ascii="Calibri Light" w:hAnsi="Calibri Light" w:cs="Calibri Light"/>
          <w:b w:val="0"/>
          <w:bCs w:val="0"/>
          <w:color w:val="000000" w:themeColor="text1"/>
          <w:u w:val="none"/>
          <w:lang w:val="en-US"/>
          <w14:textFill>
            <w14:solidFill>
              <w14:schemeClr w14:val="tx1"/>
            </w14:solidFill>
          </w14:textFill>
        </w:rPr>
      </w:pPr>
      <w:ins w:id="16"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tab/>
        </w:r>
      </w:ins>
      <w:ins w:id="17"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tab/>
        </w:r>
      </w:ins>
      <w:ins w:id="18"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tab/>
        </w:r>
      </w:ins>
      <w:ins w:id="19"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t>Ethical hacking</w:t>
        </w:r>
      </w:ins>
    </w:p>
    <w:p w14:paraId="204D68A4">
      <w:pPr>
        <w:rPr>
          <w:ins w:id="20" w:author="Tejal Dalvi" w:date="2025-11-16T23:55:00Z"/>
          <w:rFonts w:hint="default" w:ascii="Calibri Light" w:hAnsi="Calibri Light" w:cs="Calibri Light"/>
          <w:b w:val="0"/>
          <w:bCs w:val="0"/>
          <w:color w:val="000000" w:themeColor="text1"/>
          <w:u w:val="none"/>
          <w:lang w:val="en-US"/>
          <w14:textFill>
            <w14:solidFill>
              <w14:schemeClr w14:val="tx1"/>
            </w14:solidFill>
          </w14:textFill>
        </w:rPr>
      </w:pPr>
      <w:ins w:id="21"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t>Unit1</w:t>
        </w:r>
      </w:ins>
    </w:p>
    <w:p w14:paraId="54B426EB">
      <w:pPr>
        <w:rPr>
          <w:rFonts w:hint="default" w:ascii="Calibri Light" w:hAnsi="Calibri Light" w:cs="Calibri Light"/>
          <w:b w:val="0"/>
          <w:bCs w:val="0"/>
          <w:color w:val="000000" w:themeColor="text1"/>
          <w:u w:val="none"/>
          <w:lang w:val="en-US"/>
          <w14:textFill>
            <w14:solidFill>
              <w14:schemeClr w14:val="tx1"/>
            </w14:solidFill>
          </w14:textFill>
        </w:rPr>
      </w:pPr>
      <w:r>
        <w:rPr>
          <w:rFonts w:hint="default" w:ascii="Calibri Light" w:hAnsi="Calibri Light" w:cs="Calibri Light"/>
          <w:b w:val="0"/>
          <w:bCs w:val="0"/>
          <w:color w:val="000000" w:themeColor="text1"/>
          <w:u w:val="none"/>
          <w:lang w:val="en-US"/>
          <w14:textFill>
            <w14:solidFill>
              <w14:schemeClr w14:val="tx1"/>
            </w14:solidFill>
          </w14:textFill>
        </w:rPr>
        <w:t>Q) What is Ethical Hacking</w:t>
      </w:r>
    </w:p>
    <w:p w14:paraId="1E45E492">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lang w:val="en-US"/>
          <w14:textFill>
            <w14:solidFill>
              <w14:schemeClr w14:val="tx1"/>
            </w14:solidFill>
          </w14:textFill>
        </w:rPr>
        <w:t xml:space="preserve">-&gt; </w:t>
      </w:r>
      <w:r>
        <w:rPr>
          <w:rFonts w:hint="default" w:ascii="Calibri Light" w:hAnsi="Calibri Light" w:cs="Calibri Light"/>
          <w:b w:val="0"/>
          <w:bCs w:val="0"/>
          <w:color w:val="000000" w:themeColor="text1"/>
          <w:u w:val="none"/>
          <w14:textFill>
            <w14:solidFill>
              <w14:schemeClr w14:val="tx1"/>
            </w14:solidFill>
          </w14:textFill>
        </w:rPr>
        <w:t>Ethical hacking is the legal and professional practice of testing computer systems, networks, and applications. This is done to find and fix security weaknesses before malicious hackers can exploit them. It involves using hacking techniques, but with permission and a positive goal. The aim is to protect digital assets and improve overall cybersecurity.</w:t>
      </w:r>
    </w:p>
    <w:p w14:paraId="58A1EAA3">
      <w:pPr>
        <w:rPr>
          <w:ins w:id="22"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3"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Key aspects of Ethical Hacking</w:t>
        </w:r>
      </w:ins>
    </w:p>
    <w:p w14:paraId="58A1EAA4">
      <w:pPr>
        <w:numPr>
          <w:ilvl w:val="0"/>
          <w:numId w:val="1"/>
        </w:numPr>
        <w:rPr>
          <w:ins w:id="24"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5"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Reporting: Ethical hackers report back to the organization with the results of the tests.</w:t>
        </w:r>
      </w:ins>
    </w:p>
    <w:p w14:paraId="58A1EAA5">
      <w:pPr>
        <w:numPr>
          <w:ilvl w:val="0"/>
          <w:numId w:val="2"/>
        </w:numPr>
        <w:tabs>
          <w:tab w:val="left" w:pos="720"/>
        </w:tabs>
        <w:rPr>
          <w:ins w:id="26"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7"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Permission-Based: This permission becomes necessary to differentiate their job from criminal hacking jobs</w:t>
        </w:r>
      </w:ins>
    </w:p>
    <w:p w14:paraId="70FA3454">
      <w:pPr>
        <w:numPr>
          <w:ilvl w:val="0"/>
          <w:numId w:val="3"/>
        </w:numPr>
        <w:tabs>
          <w:tab w:val="left" w:pos="720"/>
        </w:tabs>
        <w:rPr>
          <w:rFonts w:hint="default" w:ascii="Calibri Light" w:hAnsi="Calibri Light" w:cs="Calibri Light"/>
          <w:b w:val="0"/>
          <w:bCs w:val="0"/>
          <w:color w:val="000000" w:themeColor="text1"/>
          <w:sz w:val="28"/>
          <w:szCs w:val="28"/>
          <w:u w:val="none"/>
          <w14:textFill>
            <w14:solidFill>
              <w14:schemeClr w14:val="tx1"/>
            </w14:solidFill>
          </w14:textFill>
        </w:rPr>
      </w:pPr>
      <w:ins w:id="28"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Objective: The main goal is to find and fix security weaknesses before malicious hacker can exploit them.</w:t>
        </w:r>
      </w:ins>
    </w:p>
    <w:p w14:paraId="58A1EAA7">
      <w:pPr>
        <w:numPr>
          <w:ilvl w:val="0"/>
          <w:numId w:val="3"/>
        </w:numPr>
        <w:tabs>
          <w:tab w:val="left" w:pos="720"/>
        </w:tabs>
        <w:rPr>
          <w:ins w:id="29"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30"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Methodology: Ethical hackers perform these steps using a variety of tools and techniques, similar to criminal hackers. It includes scanning for vulnerabilities testing to break in, and accessing control measures available.</w:t>
        </w:r>
      </w:ins>
    </w:p>
    <w:p w14:paraId="58A1EAA8">
      <w:pPr>
        <w:rPr>
          <w:ins w:id="31"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p>
    <w:p w14:paraId="7A5E7314">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Ethical hackers, often called white-hat hackers, are trained professionals who simulate real-world cyberattacks. Their job is to think like attackers, simulate real-world threats, and identify weak points that could pose a risk to sensitive information and infrastructure. Ethical hacking plays a crucial role in:</w:t>
      </w:r>
    </w:p>
    <w:p w14:paraId="1471AF65">
      <w:pPr>
        <w:numPr>
          <w:ilvl w:val="0"/>
          <w:numId w:val="4"/>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Strengthening an organization’s security posture.</w:t>
      </w:r>
    </w:p>
    <w:p w14:paraId="6862632C">
      <w:pPr>
        <w:numPr>
          <w:ilvl w:val="0"/>
          <w:numId w:val="5"/>
        </w:numPr>
        <w:tabs>
          <w:tab w:val="left" w:pos="720"/>
        </w:tabs>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Ensuring compliance with cybersecurity standards.</w:t>
      </w:r>
    </w:p>
    <w:p w14:paraId="218372A4">
      <w:pPr>
        <w:numPr>
          <w:ilvl w:val="0"/>
          <w:numId w:val="6"/>
        </w:numPr>
        <w:tabs>
          <w:tab w:val="left" w:pos="720"/>
        </w:tabs>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Building resilience against cyberattacks.</w:t>
      </w:r>
    </w:p>
    <w:p w14:paraId="4AD1C762">
      <w:pPr>
        <w:numPr>
          <w:ilvl w:val="0"/>
          <w:numId w:val="7"/>
        </w:numPr>
        <w:tabs>
          <w:tab w:val="left" w:pos="720"/>
        </w:tabs>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Uses hacking techniques with prior approval from the system owner.</w:t>
      </w:r>
    </w:p>
    <w:p w14:paraId="6CDAD137">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Importance of Ethical Hacking</w:t>
      </w:r>
    </w:p>
    <w:p w14:paraId="21992A49">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Ethical hacking contributes significantly to contemporary </w:t>
      </w:r>
      <w:ins w:id="32" w:author="WPS_1709743493"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33" w:author="WPS_1709743493"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 HYPERLINK "https://www.geeksforgeeks.org/ethical-hacking/what-is-cyber-security/" \t "_blank" </w:instrText>
        </w:r>
      </w:ins>
      <w:ins w:id="34" w:author="WPS_1709743493"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35" w:author="WPS_1709743493" w:date="2025-11-16T23:55:00Z">
        <w:r>
          <w:rPr>
            <w:rStyle w:val="15"/>
            <w:rFonts w:hint="default" w:ascii="Calibri Light" w:hAnsi="Calibri Light" w:cs="Calibri Light"/>
            <w:b w:val="0"/>
            <w:bCs w:val="0"/>
            <w:color w:val="000000" w:themeColor="text1"/>
            <w:u w:val="none"/>
            <w14:textFill>
              <w14:solidFill>
                <w14:schemeClr w14:val="tx1"/>
              </w14:solidFill>
            </w14:textFill>
          </w:rPr>
          <w:t>cybersecurity</w:t>
        </w:r>
      </w:ins>
      <w:ins w:id="36" w:author="WPS_1709743493" w:date="2025-11-16T23:55:00Z">
        <w:r>
          <w:rPr>
            <w:rStyle w:val="15"/>
            <w:rFonts w:hint="default" w:ascii="Calibri Light" w:hAnsi="Calibri Light" w:cs="Calibri Light"/>
            <w:b w:val="0"/>
            <w:bCs w:val="0"/>
            <w:color w:val="000000" w:themeColor="text1"/>
            <w:u w:val="none"/>
            <w14:textFill>
              <w14:solidFill>
                <w14:schemeClr w14:val="tx1"/>
              </w14:solidFill>
            </w14:textFill>
          </w:rPr>
          <w:fldChar w:fldCharType="end"/>
        </w:r>
      </w:ins>
      <w:r>
        <w:rPr>
          <w:rFonts w:hint="default" w:ascii="Calibri Light" w:hAnsi="Calibri Light" w:cs="Calibri Light"/>
          <w:b w:val="0"/>
          <w:bCs w:val="0"/>
          <w:color w:val="000000" w:themeColor="text1"/>
          <w:u w:val="none"/>
          <w14:textFill>
            <w14:solidFill>
              <w14:schemeClr w14:val="tx1"/>
            </w14:solidFill>
          </w14:textFill>
        </w:rPr>
        <w:fldChar w:fldCharType="begin"/>
      </w:r>
      <w:r>
        <w:rPr>
          <w:rFonts w:hint="default" w:ascii="Calibri Light" w:hAnsi="Calibri Light" w:cs="Calibri Light"/>
          <w:b w:val="0"/>
          <w:bCs w:val="0"/>
          <w:color w:val="000000" w:themeColor="text1"/>
          <w:u w:val="none"/>
          <w14:textFill>
            <w14:solidFill>
              <w14:schemeClr w14:val="tx1"/>
            </w14:solidFill>
          </w14:textFill>
        </w:rPr>
        <w:instrText xml:space="preserve">HYPERLINK "https://www.geeksforgeeks.org/ethical-hacking/what-is-cyber-security/" \t "_blank"</w:instrText>
      </w:r>
      <w:r>
        <w:rPr>
          <w:rFonts w:hint="default" w:ascii="Calibri Light" w:hAnsi="Calibri Light" w:cs="Calibri Light"/>
          <w:b w:val="0"/>
          <w:bCs w:val="0"/>
          <w:color w:val="000000" w:themeColor="text1"/>
          <w:u w:val="none"/>
          <w14:textFill>
            <w14:solidFill>
              <w14:schemeClr w14:val="tx1"/>
            </w14:solidFill>
          </w14:textFill>
        </w:rPr>
        <w:fldChar w:fldCharType="separate"/>
      </w:r>
      <w:r>
        <w:rPr>
          <w:rStyle w:val="15"/>
          <w:rFonts w:hint="default" w:ascii="Calibri Light" w:hAnsi="Calibri Light" w:cs="Calibri Light"/>
          <w:b w:val="0"/>
          <w:bCs w:val="0"/>
          <w:color w:val="000000" w:themeColor="text1"/>
          <w:u w:val="none"/>
          <w14:textFill>
            <w14:solidFill>
              <w14:schemeClr w14:val="tx1"/>
            </w14:solidFill>
          </w14:textFill>
        </w:rPr>
        <w:t>cybersecurity</w:t>
      </w:r>
      <w:r>
        <w:rPr>
          <w:rFonts w:hint="default" w:ascii="Calibri Light" w:hAnsi="Calibri Light" w:cs="Calibri Light"/>
          <w:b w:val="0"/>
          <w:bCs w:val="0"/>
          <w:color w:val="000000" w:themeColor="text1"/>
          <w:u w:val="none"/>
          <w14:textFill>
            <w14:solidFill>
              <w14:schemeClr w14:val="tx1"/>
            </w14:solidFill>
          </w14:textFill>
        </w:rPr>
        <w:fldChar w:fldCharType="end"/>
      </w:r>
      <w:r>
        <w:rPr>
          <w:rFonts w:hint="default" w:ascii="Calibri Light" w:hAnsi="Calibri Light" w:cs="Calibri Light"/>
          <w:b w:val="0"/>
          <w:bCs w:val="0"/>
          <w:color w:val="000000" w:themeColor="text1"/>
          <w:u w:val="none"/>
          <w14:textFill>
            <w14:solidFill>
              <w14:schemeClr w14:val="tx1"/>
            </w14:solidFill>
          </w14:textFill>
        </w:rPr>
        <w:t xml:space="preserve">, ethical hackers are able to identify and address </w:t>
      </w:r>
      <w:ins w:id="37"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malware</w:t>
        </w:r>
      </w:ins>
      <w:r>
        <w:rPr>
          <w:rFonts w:hint="default" w:ascii="Calibri Light" w:hAnsi="Calibri Light" w:cs="Calibri Light"/>
          <w:b w:val="0"/>
          <w:bCs w:val="0"/>
          <w:color w:val="000000" w:themeColor="text1"/>
          <w:u w:val="none"/>
          <w14:textFill>
            <w14:solidFill>
              <w14:schemeClr w14:val="tx1"/>
            </w14:solidFill>
          </w14:textFill>
        </w:rPr>
        <w:t>vulnerabilities before they are exploited by simulating the strategies and tactics utilized by cybercriminals</w:t>
      </w:r>
      <w:ins w:id="38"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 xml:space="preserve"> exploits them. </w:t>
        </w:r>
      </w:ins>
      <w:r>
        <w:rPr>
          <w:rFonts w:hint="default" w:ascii="Calibri Light" w:hAnsi="Calibri Light" w:cs="Calibri Light"/>
          <w:b w:val="0"/>
          <w:bCs w:val="0"/>
          <w:color w:val="000000" w:themeColor="text1"/>
          <w:u w:val="none"/>
          <w14:textFill>
            <w14:solidFill>
              <w14:schemeClr w14:val="tx1"/>
            </w14:solidFill>
          </w14:textFill>
        </w:rPr>
        <w:t>. This proactive methodology serves to:</w:t>
      </w:r>
    </w:p>
    <w:p w14:paraId="58A1EAAB">
      <w:pPr>
        <w:rPr>
          <w:ins w:id="39"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40"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Write advantages of ethical hacking</w:t>
        </w:r>
      </w:ins>
    </w:p>
    <w:p w14:paraId="58A1EAAC">
      <w:pPr>
        <w:rPr>
          <w:ins w:id="41" w:author="WPS_1709743493" w:date="2025-11-16T23:55:00Z"/>
          <w:rFonts w:hint="default" w:ascii="Calibri Light" w:hAnsi="Calibri Light" w:cs="Calibri Light"/>
          <w:b w:val="0"/>
          <w:bCs w:val="0"/>
          <w:color w:val="000000" w:themeColor="text1"/>
          <w:sz w:val="32"/>
          <w:szCs w:val="32"/>
          <w:u w:val="none"/>
          <w:lang w:val="en-US"/>
          <w14:textFill>
            <w14:solidFill>
              <w14:schemeClr w14:val="tx1"/>
            </w14:solidFill>
          </w14:textFill>
        </w:rPr>
      </w:pPr>
      <w:ins w:id="42" w:author="WPS_1709743493" w:date="2025-11-16T23:55:00Z">
        <w:r>
          <w:rPr>
            <w:rFonts w:hint="default" w:ascii="Calibri Light" w:hAnsi="Calibri Light" w:cs="Calibri Light"/>
            <w:b w:val="0"/>
            <w:bCs w:val="0"/>
            <w:color w:val="000000" w:themeColor="text1"/>
            <w:sz w:val="32"/>
            <w:szCs w:val="32"/>
            <w:u w:val="none"/>
            <w:lang w:val="en-US"/>
            <w14:textFill>
              <w14:solidFill>
                <w14:schemeClr w14:val="tx1"/>
              </w14:solidFill>
            </w14:textFill>
          </w:rPr>
          <w:t>Q)types of hacking</w:t>
        </w:r>
      </w:ins>
    </w:p>
    <w:p w14:paraId="58A1EAAD">
      <w:pPr>
        <w:rPr>
          <w:ins w:id="43" w:author="WPS_1709743493" w:date="2025-11-16T23:55:00Z"/>
          <w:rFonts w:hint="default" w:ascii="Calibri Light" w:hAnsi="Calibri Light" w:cs="Calibri Light"/>
          <w:b w:val="0"/>
          <w:bCs w:val="0"/>
          <w:color w:val="000000" w:themeColor="text1"/>
          <w:sz w:val="32"/>
          <w:szCs w:val="32"/>
          <w:u w:val="none"/>
          <w14:textFill>
            <w14:solidFill>
              <w14:schemeClr w14:val="tx1"/>
            </w14:solidFill>
          </w14:textFill>
        </w:rPr>
      </w:pPr>
      <w:ins w:id="44" w:author="WPS_1709743493" w:date="2025-11-16T23:55:00Z">
        <w:r>
          <w:rPr>
            <w:rFonts w:hint="default" w:ascii="Calibri Light" w:hAnsi="Calibri Light" w:cs="Calibri Light"/>
            <w:b w:val="0"/>
            <w:bCs w:val="0"/>
            <w:color w:val="000000" w:themeColor="text1"/>
            <w:sz w:val="32"/>
            <w:szCs w:val="32"/>
            <w:u w:val="none"/>
            <w:lang w:val="en-US"/>
            <w14:textFill>
              <w14:solidFill>
                <w14:schemeClr w14:val="tx1"/>
              </w14:solidFill>
            </w14:textFill>
          </w:rPr>
          <w:t>-&gt;</w:t>
        </w:r>
      </w:ins>
      <w:ins w:id="45" w:author="WPS_1709743493" w:date="2025-11-16T23:55:00Z">
        <w:r>
          <w:rPr>
            <w:rFonts w:hint="default" w:ascii="Calibri Light" w:hAnsi="Calibri Light" w:cs="Calibri Light"/>
            <w:b w:val="0"/>
            <w:bCs w:val="0"/>
            <w:color w:val="000000" w:themeColor="text1"/>
            <w:sz w:val="32"/>
            <w:szCs w:val="32"/>
            <w:u w:val="none"/>
            <w14:textFill>
              <w14:solidFill>
                <w14:schemeClr w14:val="tx1"/>
              </w14:solidFill>
            </w14:textFill>
          </w:rPr>
          <w:t xml:space="preserve"> Common types of ethical hacking</w:t>
        </w:r>
      </w:ins>
    </w:p>
    <w:p w14:paraId="58A1EAAE">
      <w:pPr>
        <w:numPr>
          <w:ilvl w:val="0"/>
          <w:numId w:val="8"/>
        </w:numPr>
        <w:rPr>
          <w:ins w:id="46" w:author="WPS_1709743493" w:date="2025-11-16T23:55:00Z"/>
          <w:rFonts w:hint="default" w:ascii="Calibri Light" w:hAnsi="Calibri Light" w:cs="Calibri Light"/>
          <w:b w:val="0"/>
          <w:bCs w:val="0"/>
          <w:color w:val="000000" w:themeColor="text1"/>
          <w:sz w:val="32"/>
          <w:szCs w:val="32"/>
          <w:u w:val="none"/>
          <w14:textFill>
            <w14:solidFill>
              <w14:schemeClr w14:val="tx1"/>
            </w14:solidFill>
          </w14:textFill>
        </w:rPr>
      </w:pPr>
      <w:ins w:id="47" w:author="WPS_1709743493"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48" w:author="WPS_1709743493"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 HYPERLINK "https://www.google.com/search?q=Network+Hacking&amp;sca_esv=5ba7982a75205a25&amp;rlz=1C1CHBF_enIN1019IN1019&amp;ei=oJgYaev-OpusseMPrqjf4Q8&amp;oq=typesof+hacking+in+e&amp;gs_lp=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_nGrBdugYECAEYB5IHCDYuMTMuMS4xoAeec7IHCDAuMTMuMS4xuAfcFcIHCDAuMi4xOC4xyAde&amp;sclient=gws-wiz-serp&amp;ved=2ahUKEwjnibWguvSQAxUqjqgCHWfDLT8QgK4QegYIAAgAEAk" </w:instrText>
        </w:r>
      </w:ins>
      <w:ins w:id="49" w:author="WPS_1709743493"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50" w:author="WPS_1709743493" w:date="2025-11-16T23:55:00Z">
        <w:r>
          <w:rPr>
            <w:rStyle w:val="15"/>
            <w:rFonts w:hint="default" w:ascii="Calibri Light" w:hAnsi="Calibri Light" w:cs="Calibri Light"/>
            <w:b w:val="0"/>
            <w:bCs w:val="0"/>
            <w:color w:val="000000" w:themeColor="text1"/>
            <w:sz w:val="32"/>
            <w:szCs w:val="32"/>
            <w:u w:val="none"/>
            <w14:textFill>
              <w14:solidFill>
                <w14:schemeClr w14:val="tx1"/>
              </w14:solidFill>
            </w14:textFill>
          </w:rPr>
          <w:t>Network Hacking</w:t>
        </w:r>
      </w:ins>
      <w:ins w:id="51" w:author="WPS_1709743493" w:date="2025-11-16T23:55:00Z">
        <w:r>
          <w:rPr>
            <w:rStyle w:val="15"/>
            <w:rFonts w:hint="default" w:ascii="Calibri Light" w:hAnsi="Calibri Light" w:cs="Calibri Light"/>
            <w:b w:val="0"/>
            <w:bCs w:val="0"/>
            <w:color w:val="000000" w:themeColor="text1"/>
            <w:sz w:val="32"/>
            <w:szCs w:val="32"/>
            <w:u w:val="none"/>
            <w14:textFill>
              <w14:solidFill>
                <w14:schemeClr w14:val="tx1"/>
              </w14:solidFill>
            </w14:textFill>
          </w:rPr>
          <w:fldChar w:fldCharType="end"/>
        </w:r>
      </w:ins>
      <w:ins w:id="52" w:author="WPS_1709743493" w:date="2025-11-16T23:55:00Z">
        <w:r>
          <w:rPr>
            <w:rFonts w:hint="default" w:ascii="Calibri Light" w:hAnsi="Calibri Light" w:cs="Calibri Light"/>
            <w:b w:val="0"/>
            <w:bCs w:val="0"/>
            <w:color w:val="000000" w:themeColor="text1"/>
            <w:sz w:val="32"/>
            <w:szCs w:val="32"/>
            <w:u w:val="none"/>
            <w14:textFill>
              <w14:solidFill>
                <w14:schemeClr w14:val="tx1"/>
              </w14:solidFill>
            </w14:textFill>
          </w:rPr>
          <w:t>: Focuses on finding vulnerabilities in a company's network infrastructure, such as weak points in protocols, configurations, and devices.</w:t>
        </w:r>
      </w:ins>
    </w:p>
    <w:p w14:paraId="58A1EAAF">
      <w:pPr>
        <w:numPr>
          <w:ilvl w:val="0"/>
          <w:numId w:val="8"/>
        </w:numPr>
        <w:rPr>
          <w:ins w:id="53" w:author="WPS_1709743493" w:date="2025-11-16T23:55:00Z"/>
          <w:rFonts w:hint="default" w:ascii="Calibri Light" w:hAnsi="Calibri Light" w:cs="Calibri Light"/>
          <w:b w:val="0"/>
          <w:bCs w:val="0"/>
          <w:color w:val="000000" w:themeColor="text1"/>
          <w:sz w:val="32"/>
          <w:szCs w:val="32"/>
          <w:u w:val="none"/>
          <w14:textFill>
            <w14:solidFill>
              <w14:schemeClr w14:val="tx1"/>
            </w14:solidFill>
          </w14:textFill>
        </w:rPr>
      </w:pPr>
      <w:ins w:id="54" w:author="WPS_1709743493"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55" w:author="WPS_1709743493"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 HYPERLINK "https://www.google.com/search?q=Web+Application+Hacking&amp;sca_esv=5ba7982a75205a25&amp;rlz=1C1CHBF_enIN1019IN1019&amp;ei=oJgYaev-OpusseMPrqjf4Q8&amp;oq=typesof+hacking+in+e&amp;gs_lp=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_nGrBdugYECAEYB5IHCDYuMTMuMS4xoAeec7IHCDAuMTMuMS4xuAfcFcIHCDAuMi4xOC4xyAde&amp;sclient=gws-wiz-serp&amp;ved=2ahUKEwjnibWguvSQAxUqjqgCHWfDLT8QgK4QegYIAAgAEAs" </w:instrText>
        </w:r>
      </w:ins>
      <w:ins w:id="56" w:author="WPS_1709743493"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57" w:author="WPS_1709743493" w:date="2025-11-16T23:55:00Z">
        <w:r>
          <w:rPr>
            <w:rStyle w:val="15"/>
            <w:rFonts w:hint="default" w:ascii="Calibri Light" w:hAnsi="Calibri Light" w:cs="Calibri Light"/>
            <w:b w:val="0"/>
            <w:bCs w:val="0"/>
            <w:color w:val="000000" w:themeColor="text1"/>
            <w:sz w:val="32"/>
            <w:szCs w:val="32"/>
            <w:u w:val="none"/>
            <w14:textFill>
              <w14:solidFill>
                <w14:schemeClr w14:val="tx1"/>
              </w14:solidFill>
            </w14:textFill>
          </w:rPr>
          <w:t>Web Application Hacking</w:t>
        </w:r>
      </w:ins>
      <w:ins w:id="58" w:author="WPS_1709743493" w:date="2025-11-16T23:55:00Z">
        <w:r>
          <w:rPr>
            <w:rStyle w:val="15"/>
            <w:rFonts w:hint="default" w:ascii="Calibri Light" w:hAnsi="Calibri Light" w:cs="Calibri Light"/>
            <w:b w:val="0"/>
            <w:bCs w:val="0"/>
            <w:color w:val="000000" w:themeColor="text1"/>
            <w:sz w:val="32"/>
            <w:szCs w:val="32"/>
            <w:u w:val="none"/>
            <w14:textFill>
              <w14:solidFill>
                <w14:schemeClr w14:val="tx1"/>
              </w14:solidFill>
            </w14:textFill>
          </w:rPr>
          <w:fldChar w:fldCharType="end"/>
        </w:r>
      </w:ins>
      <w:ins w:id="59" w:author="WPS_1709743493" w:date="2025-11-16T23:55:00Z">
        <w:r>
          <w:rPr>
            <w:rFonts w:hint="default" w:ascii="Calibri Light" w:hAnsi="Calibri Light" w:cs="Calibri Light"/>
            <w:b w:val="0"/>
            <w:bCs w:val="0"/>
            <w:color w:val="000000" w:themeColor="text1"/>
            <w:sz w:val="32"/>
            <w:szCs w:val="32"/>
            <w:u w:val="none"/>
            <w14:textFill>
              <w14:solidFill>
                <w14:schemeClr w14:val="tx1"/>
              </w14:solidFill>
            </w14:textFill>
          </w:rPr>
          <w:t>: Centers on identifying flaws in web applications, such as SQL injection and cross-site scripting (XSS) vulnerabilities.</w:t>
        </w:r>
      </w:ins>
    </w:p>
    <w:p w14:paraId="58A1EAB0">
      <w:pPr>
        <w:numPr>
          <w:ilvl w:val="0"/>
          <w:numId w:val="8"/>
        </w:numPr>
        <w:rPr>
          <w:ins w:id="60" w:author="WPS_1709743493" w:date="2025-11-16T23:55:00Z"/>
          <w:rFonts w:hint="default" w:ascii="Calibri Light" w:hAnsi="Calibri Light" w:cs="Calibri Light"/>
          <w:b w:val="0"/>
          <w:bCs w:val="0"/>
          <w:color w:val="000000" w:themeColor="text1"/>
          <w:sz w:val="32"/>
          <w:szCs w:val="32"/>
          <w:u w:val="none"/>
          <w14:textFill>
            <w14:solidFill>
              <w14:schemeClr w14:val="tx1"/>
            </w14:solidFill>
          </w14:textFill>
        </w:rPr>
      </w:pPr>
      <w:ins w:id="61" w:author="WPS_1709743493"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62" w:author="WPS_1709743493"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 HYPERLINK "https://www.google.com/search?q=Wireless+Network+Hacking&amp;sca_esv=5ba7982a75205a25&amp;rlz=1C1CHBF_enIN1019IN1019&amp;ei=oJgYaev-OpusseMPrqjf4Q8&amp;oq=typesof+hacking+in+e&amp;gs_lp=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_nGrBdugYECAEYB5IHCDYuMTMuMS4xoAeec7IHCDAuMTMuMS4xuAfcFcIHCDAuMi4xOC4xyAde&amp;sclient=gws-wiz-serp&amp;ved=2ahUKEwjnibWguvSQAxUqjqgCHWfDLT8QgK4QegYIAAgAEA0" </w:instrText>
        </w:r>
      </w:ins>
      <w:ins w:id="63" w:author="WPS_1709743493"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64" w:author="WPS_1709743493" w:date="2025-11-16T23:55:00Z">
        <w:r>
          <w:rPr>
            <w:rStyle w:val="15"/>
            <w:rFonts w:hint="default" w:ascii="Calibri Light" w:hAnsi="Calibri Light" w:cs="Calibri Light"/>
            <w:b w:val="0"/>
            <w:bCs w:val="0"/>
            <w:color w:val="000000" w:themeColor="text1"/>
            <w:sz w:val="32"/>
            <w:szCs w:val="32"/>
            <w:u w:val="none"/>
            <w14:textFill>
              <w14:solidFill>
                <w14:schemeClr w14:val="tx1"/>
              </w14:solidFill>
            </w14:textFill>
          </w:rPr>
          <w:t>Wireless Network Hacking</w:t>
        </w:r>
      </w:ins>
      <w:ins w:id="65" w:author="WPS_1709743493" w:date="2025-11-16T23:55:00Z">
        <w:r>
          <w:rPr>
            <w:rStyle w:val="15"/>
            <w:rFonts w:hint="default" w:ascii="Calibri Light" w:hAnsi="Calibri Light" w:cs="Calibri Light"/>
            <w:b w:val="0"/>
            <w:bCs w:val="0"/>
            <w:color w:val="000000" w:themeColor="text1"/>
            <w:sz w:val="32"/>
            <w:szCs w:val="32"/>
            <w:u w:val="none"/>
            <w14:textFill>
              <w14:solidFill>
                <w14:schemeClr w14:val="tx1"/>
              </w14:solidFill>
            </w14:textFill>
          </w:rPr>
          <w:fldChar w:fldCharType="end"/>
        </w:r>
      </w:ins>
      <w:ins w:id="66" w:author="WPS_1709743493" w:date="2025-11-16T23:55:00Z">
        <w:r>
          <w:rPr>
            <w:rFonts w:hint="default" w:ascii="Calibri Light" w:hAnsi="Calibri Light" w:cs="Calibri Light"/>
            <w:b w:val="0"/>
            <w:bCs w:val="0"/>
            <w:color w:val="000000" w:themeColor="text1"/>
            <w:sz w:val="32"/>
            <w:szCs w:val="32"/>
            <w:u w:val="none"/>
            <w14:textFill>
              <w14:solidFill>
                <w14:schemeClr w14:val="tx1"/>
              </w14:solidFill>
            </w14:textFill>
          </w:rPr>
          <w:t>: Evaluates the security of wireless networks by identifying potential threats and vulnerabilities in wireless communications</w:t>
        </w:r>
      </w:ins>
    </w:p>
    <w:p w14:paraId="58A1EAB1">
      <w:pPr>
        <w:numPr>
          <w:ilvl w:val="0"/>
          <w:numId w:val="8"/>
        </w:numPr>
        <w:rPr>
          <w:ins w:id="67" w:author="WPS_1709743493" w:date="2025-11-16T23:55:00Z"/>
          <w:rFonts w:hint="default" w:ascii="Calibri Light" w:hAnsi="Calibri Light" w:cs="Calibri Light"/>
          <w:b w:val="0"/>
          <w:bCs w:val="0"/>
          <w:color w:val="000000" w:themeColor="text1"/>
          <w:sz w:val="32"/>
          <w:szCs w:val="32"/>
          <w:u w:val="none"/>
          <w14:textFill>
            <w14:solidFill>
              <w14:schemeClr w14:val="tx1"/>
            </w14:solidFill>
          </w14:textFill>
        </w:rPr>
      </w:pPr>
      <w:ins w:id="68" w:author="WPS_1709743493"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69" w:author="WPS_1709743493"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 HYPERLINK "https://www.google.com/search?q=System+Hacking&amp;sca_esv=5ba7982a75205a25&amp;rlz=1C1CHBF_enIN1019IN1019&amp;ei=oJgYaev-OpusseMPrqjf4Q8&amp;oq=typesof+hacking+in+e&amp;gs_lp=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_nGrBdugYECAEYB5IHCDYuMTMuMS4xoAeec7IHCDAuMTMuMS4xuAfcFcIHCDAuMi4xOC4xyAde&amp;sclient=gws-wiz-serp&amp;ved=2ahUKEwjnibWguvSQAxUqjqgCHWfDLT8QgK4QegYIAAgAEA8" </w:instrText>
        </w:r>
      </w:ins>
      <w:ins w:id="70" w:author="WPS_1709743493"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71" w:author="WPS_1709743493" w:date="2025-11-16T23:55:00Z">
        <w:r>
          <w:rPr>
            <w:rStyle w:val="15"/>
            <w:rFonts w:hint="default" w:ascii="Calibri Light" w:hAnsi="Calibri Light" w:cs="Calibri Light"/>
            <w:b w:val="0"/>
            <w:bCs w:val="0"/>
            <w:color w:val="000000" w:themeColor="text1"/>
            <w:sz w:val="32"/>
            <w:szCs w:val="32"/>
            <w:u w:val="none"/>
            <w14:textFill>
              <w14:solidFill>
                <w14:schemeClr w14:val="tx1"/>
              </w14:solidFill>
            </w14:textFill>
          </w:rPr>
          <w:t>System Hacking</w:t>
        </w:r>
      </w:ins>
      <w:ins w:id="72" w:author="WPS_1709743493" w:date="2025-11-16T23:55:00Z">
        <w:r>
          <w:rPr>
            <w:rStyle w:val="15"/>
            <w:rFonts w:hint="default" w:ascii="Calibri Light" w:hAnsi="Calibri Light" w:cs="Calibri Light"/>
            <w:b w:val="0"/>
            <w:bCs w:val="0"/>
            <w:color w:val="000000" w:themeColor="text1"/>
            <w:sz w:val="32"/>
            <w:szCs w:val="32"/>
            <w:u w:val="none"/>
            <w14:textFill>
              <w14:solidFill>
                <w14:schemeClr w14:val="tx1"/>
              </w14:solidFill>
            </w14:textFill>
          </w:rPr>
          <w:fldChar w:fldCharType="end"/>
        </w:r>
      </w:ins>
      <w:ins w:id="73" w:author="WPS_1709743493" w:date="2025-11-16T23:55:00Z">
        <w:r>
          <w:rPr>
            <w:rFonts w:hint="default" w:ascii="Calibri Light" w:hAnsi="Calibri Light" w:cs="Calibri Light"/>
            <w:b w:val="0"/>
            <w:bCs w:val="0"/>
            <w:color w:val="000000" w:themeColor="text1"/>
            <w:sz w:val="32"/>
            <w:szCs w:val="32"/>
            <w:u w:val="none"/>
            <w14:textFill>
              <w14:solidFill>
                <w14:schemeClr w14:val="tx1"/>
              </w14:solidFill>
            </w14:textFill>
          </w:rPr>
          <w:t>: Involves targeting operating systems and software to find security defects that could be exploited.</w:t>
        </w:r>
      </w:ins>
    </w:p>
    <w:p w14:paraId="58A1EAB2">
      <w:pPr>
        <w:numPr>
          <w:ilvl w:val="0"/>
          <w:numId w:val="8"/>
        </w:numPr>
        <w:rPr>
          <w:ins w:id="74" w:author="WPS_1709743493" w:date="2025-11-16T23:55:00Z"/>
          <w:rFonts w:hint="default" w:ascii="Calibri Light" w:hAnsi="Calibri Light" w:cs="Calibri Light"/>
          <w:b w:val="0"/>
          <w:bCs w:val="0"/>
          <w:color w:val="000000" w:themeColor="text1"/>
          <w:sz w:val="32"/>
          <w:szCs w:val="32"/>
          <w:u w:val="none"/>
          <w14:textFill>
            <w14:solidFill>
              <w14:schemeClr w14:val="tx1"/>
            </w14:solidFill>
          </w14:textFill>
        </w:rPr>
      </w:pPr>
      <w:ins w:id="75" w:author="WPS_1709743493"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76" w:author="WPS_1709743493"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 HYPERLINK "https://www.google.com/search?q=Web+Server+Hacking&amp;sca_esv=5ba7982a75205a25&amp;rlz=1C1CHBF_enIN1019IN1019&amp;ei=oJgYaev-OpusseMPrqjf4Q8&amp;oq=typesof+hacking+in+e&amp;gs_lp=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_nGrBdugYECAEYB5IHCDYuMTMuMS4xoAeec7IHCDAuMTMuMS4xuAfcFcIHCDAuMi4xOC4xyAde&amp;sclient=gws-wiz-serp&amp;ved=2ahUKEwjnibWguvSQAxUqjqgCHWfDLT8QgK4QegYIAAgAEBE" </w:instrText>
        </w:r>
      </w:ins>
      <w:ins w:id="77" w:author="WPS_1709743493"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78" w:author="WPS_1709743493" w:date="2025-11-16T23:55:00Z">
        <w:r>
          <w:rPr>
            <w:rStyle w:val="15"/>
            <w:rFonts w:hint="default" w:ascii="Calibri Light" w:hAnsi="Calibri Light" w:cs="Calibri Light"/>
            <w:b w:val="0"/>
            <w:bCs w:val="0"/>
            <w:color w:val="000000" w:themeColor="text1"/>
            <w:sz w:val="32"/>
            <w:szCs w:val="32"/>
            <w:u w:val="none"/>
            <w14:textFill>
              <w14:solidFill>
                <w14:schemeClr w14:val="tx1"/>
              </w14:solidFill>
            </w14:textFill>
          </w:rPr>
          <w:t>Web Server Hacking</w:t>
        </w:r>
      </w:ins>
      <w:ins w:id="79" w:author="WPS_1709743493" w:date="2025-11-16T23:55:00Z">
        <w:r>
          <w:rPr>
            <w:rStyle w:val="15"/>
            <w:rFonts w:hint="default" w:ascii="Calibri Light" w:hAnsi="Calibri Light" w:cs="Calibri Light"/>
            <w:b w:val="0"/>
            <w:bCs w:val="0"/>
            <w:color w:val="000000" w:themeColor="text1"/>
            <w:sz w:val="32"/>
            <w:szCs w:val="32"/>
            <w:u w:val="none"/>
            <w14:textFill>
              <w14:solidFill>
                <w14:schemeClr w14:val="tx1"/>
              </w14:solidFill>
            </w14:textFill>
          </w:rPr>
          <w:fldChar w:fldCharType="end"/>
        </w:r>
      </w:ins>
      <w:ins w:id="80" w:author="WPS_1709743493" w:date="2025-11-16T23:55:00Z">
        <w:r>
          <w:rPr>
            <w:rFonts w:hint="default" w:ascii="Calibri Light" w:hAnsi="Calibri Light" w:cs="Calibri Light"/>
            <w:b w:val="0"/>
            <w:bCs w:val="0"/>
            <w:color w:val="000000" w:themeColor="text1"/>
            <w:sz w:val="32"/>
            <w:szCs w:val="32"/>
            <w:u w:val="none"/>
            <w14:textFill>
              <w14:solidFill>
                <w14:schemeClr w14:val="tx1"/>
              </w14:solidFill>
            </w14:textFill>
          </w:rPr>
          <w:t>: Focuses on attacking web servers to find vulnerabilities that could lead to the theft of private information.</w:t>
        </w:r>
      </w:ins>
    </w:p>
    <w:p w14:paraId="58A1EAB3">
      <w:pPr>
        <w:numPr>
          <w:ilvl w:val="0"/>
          <w:numId w:val="8"/>
        </w:numPr>
        <w:rPr>
          <w:ins w:id="81" w:author="WPS_1709743493" w:date="2025-11-16T23:55:00Z"/>
          <w:rFonts w:hint="default" w:ascii="Calibri Light" w:hAnsi="Calibri Light" w:cs="Calibri Light"/>
          <w:b w:val="0"/>
          <w:bCs w:val="0"/>
          <w:color w:val="000000" w:themeColor="text1"/>
          <w:sz w:val="32"/>
          <w:szCs w:val="32"/>
          <w:u w:val="none"/>
          <w14:textFill>
            <w14:solidFill>
              <w14:schemeClr w14:val="tx1"/>
            </w14:solidFill>
          </w14:textFill>
        </w:rPr>
      </w:pPr>
      <w:ins w:id="82" w:author="WPS_1709743493"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83" w:author="WPS_1709743493"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 HYPERLINK "https://www.google.com/search?q=Social+Engineering&amp;sca_esv=5ba7982a75205a25&amp;rlz=1C1CHBF_enIN1019IN1019&amp;ei=oJgYaev-OpusseMPrqjf4Q8&amp;oq=typesof+hacking+in+e&amp;gs_lp=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_nGrBdugYECAEYB5IHCDYuMTMuMS4xoAeec7IHCDAuMTMuMS4xuAfcFcIHCDAuMi4xOC4xyAde&amp;sclient=gws-wiz-serp&amp;ved=2ahUKEwjnibWguvSQAxUqjqgCHWfDLT8QgK4QegYIAAgAEBM" </w:instrText>
        </w:r>
      </w:ins>
      <w:ins w:id="84" w:author="WPS_1709743493"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85" w:author="WPS_1709743493" w:date="2025-11-16T23:55:00Z">
        <w:r>
          <w:rPr>
            <w:rStyle w:val="15"/>
            <w:rFonts w:hint="default" w:ascii="Calibri Light" w:hAnsi="Calibri Light" w:cs="Calibri Light"/>
            <w:b w:val="0"/>
            <w:bCs w:val="0"/>
            <w:color w:val="000000" w:themeColor="text1"/>
            <w:sz w:val="32"/>
            <w:szCs w:val="32"/>
            <w:u w:val="none"/>
            <w14:textFill>
              <w14:solidFill>
                <w14:schemeClr w14:val="tx1"/>
              </w14:solidFill>
            </w14:textFill>
          </w:rPr>
          <w:t>Social Engineering</w:t>
        </w:r>
      </w:ins>
      <w:ins w:id="86" w:author="WPS_1709743493" w:date="2025-11-16T23:55:00Z">
        <w:r>
          <w:rPr>
            <w:rStyle w:val="15"/>
            <w:rFonts w:hint="default" w:ascii="Calibri Light" w:hAnsi="Calibri Light" w:cs="Calibri Light"/>
            <w:b w:val="0"/>
            <w:bCs w:val="0"/>
            <w:color w:val="000000" w:themeColor="text1"/>
            <w:sz w:val="32"/>
            <w:szCs w:val="32"/>
            <w:u w:val="none"/>
            <w14:textFill>
              <w14:solidFill>
                <w14:schemeClr w14:val="tx1"/>
              </w14:solidFill>
            </w14:textFill>
          </w:rPr>
          <w:fldChar w:fldCharType="end"/>
        </w:r>
      </w:ins>
      <w:ins w:id="87" w:author="WPS_1709743493" w:date="2025-11-16T23:55:00Z">
        <w:r>
          <w:rPr>
            <w:rFonts w:hint="default" w:ascii="Calibri Light" w:hAnsi="Calibri Light" w:cs="Calibri Light"/>
            <w:b w:val="0"/>
            <w:bCs w:val="0"/>
            <w:color w:val="000000" w:themeColor="text1"/>
            <w:sz w:val="32"/>
            <w:szCs w:val="32"/>
            <w:u w:val="none"/>
            <w14:textFill>
              <w14:solidFill>
                <w14:schemeClr w14:val="tx1"/>
              </w14:solidFill>
            </w14:textFill>
          </w:rPr>
          <w:t>: Tests the human element by manipulating people into revealing confidential information or performing actions that compromise security. </w:t>
        </w:r>
      </w:ins>
    </w:p>
    <w:p w14:paraId="58A1EAB4">
      <w:pPr>
        <w:rPr>
          <w:ins w:id="88" w:author="WPS_1709743493" w:date="2025-11-16T23:55:00Z"/>
          <w:rFonts w:hint="default" w:ascii="Calibri Light" w:hAnsi="Calibri Light" w:cs="Calibri Light"/>
          <w:b w:val="0"/>
          <w:bCs w:val="0"/>
          <w:color w:val="000000" w:themeColor="text1"/>
          <w:sz w:val="32"/>
          <w:szCs w:val="32"/>
          <w:u w:val="none"/>
          <w:lang w:val="en-US"/>
          <w14:textFill>
            <w14:solidFill>
              <w14:schemeClr w14:val="tx1"/>
            </w14:solidFill>
          </w14:textFill>
        </w:rPr>
      </w:pPr>
    </w:p>
    <w:p w14:paraId="0BF7FD60">
      <w:pPr>
        <w:numPr>
          <w:ilvl w:val="0"/>
          <w:numId w:val="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Enhance Security: Identify and address flaws to stop data breaches and cyberattacks.</w:t>
      </w:r>
    </w:p>
    <w:p w14:paraId="43C010F5">
      <w:pPr>
        <w:numPr>
          <w:ilvl w:val="0"/>
          <w:numId w:val="10"/>
        </w:numPr>
        <w:tabs>
          <w:tab w:val="left" w:pos="720"/>
        </w:tabs>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Compliance: Meet security standards set by the industry and regulatory requirements.</w:t>
      </w:r>
    </w:p>
    <w:p w14:paraId="3A5772FA">
      <w:pPr>
        <w:numPr>
          <w:ilvl w:val="0"/>
          <w:numId w:val="11"/>
        </w:numPr>
        <w:tabs>
          <w:tab w:val="left" w:pos="720"/>
        </w:tabs>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Management of risk: Assess and reduce potential threats to the assets of the organization</w:t>
      </w:r>
    </w:p>
    <w:p w14:paraId="47E2B0D8">
      <w:pPr>
        <w:numPr>
          <w:ilvl w:val="0"/>
          <w:numId w:val="12"/>
        </w:numPr>
        <w:tabs>
          <w:tab w:val="left" w:pos="720"/>
        </w:tabs>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Occurrence Reaction: Enhance the company's capacity to respond to security incidents and recover from them.</w:t>
      </w:r>
    </w:p>
    <w:p w14:paraId="5EA72802">
      <w:pPr>
        <w:rPr>
          <w:rFonts w:hint="default" w:ascii="Calibri Light" w:hAnsi="Calibri Light" w:cs="Calibri Light"/>
          <w:b w:val="0"/>
          <w:bCs w:val="0"/>
          <w:color w:val="000000" w:themeColor="text1"/>
          <w:u w:val="none"/>
          <w:lang w:val="en-US"/>
          <w14:textFill>
            <w14:solidFill>
              <w14:schemeClr w14:val="tx1"/>
            </w14:solidFill>
          </w14:textFill>
        </w:rPr>
      </w:pPr>
      <w:r>
        <w:rPr>
          <w:rFonts w:hint="default" w:ascii="Calibri Light" w:hAnsi="Calibri Light" w:cs="Calibri Light"/>
          <w:b w:val="0"/>
          <w:bCs w:val="0"/>
          <w:color w:val="000000" w:themeColor="text1"/>
          <w:u w:val="none"/>
          <w:lang w:val="en-US"/>
          <w14:textFill>
            <w14:solidFill>
              <w14:schemeClr w14:val="tx1"/>
            </w14:solidFill>
          </w14:textFill>
        </w:rPr>
        <w:t>Q) types of hackers</w:t>
      </w:r>
    </w:p>
    <w:p w14:paraId="4DB6B0E3">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lang w:val="en-US"/>
          <w14:textFill>
            <w14:solidFill>
              <w14:schemeClr w14:val="tx1"/>
            </w14:solidFill>
          </w14:textFill>
        </w:rPr>
        <w:t xml:space="preserve">-&gt; </w:t>
      </w:r>
      <w:r>
        <w:rPr>
          <w:rFonts w:hint="default" w:ascii="Calibri Light" w:hAnsi="Calibri Light" w:cs="Calibri Light"/>
          <w:b w:val="0"/>
          <w:bCs w:val="0"/>
          <w:color w:val="000000" w:themeColor="text1"/>
          <w:u w:val="none"/>
          <w14:textFill>
            <w14:solidFill>
              <w14:schemeClr w14:val="tx1"/>
            </w14:solidFill>
          </w14:textFill>
        </w:rPr>
        <w:t>Types of Ethical Hackers</w:t>
      </w:r>
    </w:p>
    <w:p w14:paraId="74ACDE56">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 xml:space="preserve">Ethical hacking is to scan vulnerabilities and to find potential threats on a computer or network. An ethical hacker finds the weak points or </w:t>
      </w:r>
      <w:ins w:id="89"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malware</w:t>
        </w:r>
      </w:ins>
      <w:r>
        <w:rPr>
          <w:rFonts w:hint="default" w:ascii="Calibri Light" w:hAnsi="Calibri Light" w:cs="Calibri Light"/>
          <w:b w:val="0"/>
          <w:bCs w:val="0"/>
          <w:color w:val="000000" w:themeColor="text1"/>
          <w:u w:val="none"/>
          <w14:textFill>
            <w14:solidFill>
              <w14:schemeClr w14:val="tx1"/>
            </w14:solidFill>
          </w14:textFill>
        </w:rPr>
        <w:t>loopholes in a computer, web application or network and reports them to the organization. So, let’s explore more about Ethical Hacking step-by-step. These are various </w:t>
      </w:r>
      <w:ins w:id="90" w:author="WPS_1709743493"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91" w:author="WPS_1709743493"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 HYPERLINK "https://www.geeksforgeeks.org/computer-networks/types-of-hackers/" \t "_blank" </w:instrText>
        </w:r>
      </w:ins>
      <w:ins w:id="92" w:author="WPS_1709743493"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93" w:author="WPS_1709743493" w:date="2025-11-16T23:55:00Z">
        <w:r>
          <w:rPr>
            <w:rStyle w:val="15"/>
            <w:rFonts w:hint="default" w:ascii="Calibri Light" w:hAnsi="Calibri Light" w:cs="Calibri Light"/>
            <w:b w:val="0"/>
            <w:bCs w:val="0"/>
            <w:color w:val="000000" w:themeColor="text1"/>
            <w:u w:val="none"/>
            <w14:textFill>
              <w14:solidFill>
                <w14:schemeClr w14:val="tx1"/>
              </w14:solidFill>
            </w14:textFill>
          </w:rPr>
          <w:t>types of hackers</w:t>
        </w:r>
      </w:ins>
      <w:ins w:id="94" w:author="WPS_1709743493" w:date="2025-11-16T23:55:00Z">
        <w:r>
          <w:rPr>
            <w:rStyle w:val="15"/>
            <w:rFonts w:hint="default" w:ascii="Calibri Light" w:hAnsi="Calibri Light" w:cs="Calibri Light"/>
            <w:b w:val="0"/>
            <w:bCs w:val="0"/>
            <w:color w:val="000000" w:themeColor="text1"/>
            <w:u w:val="none"/>
            <w14:textFill>
              <w14:solidFill>
                <w14:schemeClr w14:val="tx1"/>
              </w14:solidFill>
            </w14:textFill>
          </w:rPr>
          <w:fldChar w:fldCharType="end"/>
        </w:r>
      </w:ins>
      <w:r>
        <w:rPr>
          <w:rFonts w:hint="default" w:ascii="Calibri Light" w:hAnsi="Calibri Light" w:cs="Calibri Light"/>
          <w:b w:val="0"/>
          <w:bCs w:val="0"/>
          <w:color w:val="000000" w:themeColor="text1"/>
          <w:u w:val="none"/>
          <w14:textFill>
            <w14:solidFill>
              <w14:schemeClr w14:val="tx1"/>
            </w14:solidFill>
          </w14:textFill>
        </w:rPr>
        <w:fldChar w:fldCharType="begin"/>
      </w:r>
      <w:r>
        <w:rPr>
          <w:rFonts w:hint="default" w:ascii="Calibri Light" w:hAnsi="Calibri Light" w:cs="Calibri Light"/>
          <w:b w:val="0"/>
          <w:bCs w:val="0"/>
          <w:color w:val="000000" w:themeColor="text1"/>
          <w:u w:val="none"/>
          <w14:textFill>
            <w14:solidFill>
              <w14:schemeClr w14:val="tx1"/>
            </w14:solidFill>
          </w14:textFill>
        </w:rPr>
        <w:instrText xml:space="preserve">HYPERLINK "https://www.geeksforgeeks.org/computer-networks/types-of-hackers/" \t "_blank"</w:instrText>
      </w:r>
      <w:r>
        <w:rPr>
          <w:rFonts w:hint="default" w:ascii="Calibri Light" w:hAnsi="Calibri Light" w:cs="Calibri Light"/>
          <w:b w:val="0"/>
          <w:bCs w:val="0"/>
          <w:color w:val="000000" w:themeColor="text1"/>
          <w:u w:val="none"/>
          <w14:textFill>
            <w14:solidFill>
              <w14:schemeClr w14:val="tx1"/>
            </w14:solidFill>
          </w14:textFill>
        </w:rPr>
        <w:fldChar w:fldCharType="separate"/>
      </w:r>
      <w:r>
        <w:rPr>
          <w:rStyle w:val="15"/>
          <w:rFonts w:hint="default" w:ascii="Calibri Light" w:hAnsi="Calibri Light" w:cs="Calibri Light"/>
          <w:b w:val="0"/>
          <w:bCs w:val="0"/>
          <w:color w:val="000000" w:themeColor="text1"/>
          <w:u w:val="none"/>
          <w14:textFill>
            <w14:solidFill>
              <w14:schemeClr w14:val="tx1"/>
            </w14:solidFill>
          </w14:textFill>
        </w:rPr>
        <w:t>types of hackers</w:t>
      </w:r>
      <w:r>
        <w:rPr>
          <w:rFonts w:hint="default" w:ascii="Calibri Light" w:hAnsi="Calibri Light" w:cs="Calibri Light"/>
          <w:b w:val="0"/>
          <w:bCs w:val="0"/>
          <w:color w:val="000000" w:themeColor="text1"/>
          <w:u w:val="none"/>
          <w14:textFill>
            <w14:solidFill>
              <w14:schemeClr w14:val="tx1"/>
            </w14:solidFill>
          </w14:textFill>
        </w:rPr>
        <w:fldChar w:fldCharType="end"/>
      </w:r>
      <w:r>
        <w:rPr>
          <w:rFonts w:hint="default" w:ascii="Calibri Light" w:hAnsi="Calibri Light" w:cs="Calibri Light"/>
          <w:b w:val="0"/>
          <w:bCs w:val="0"/>
          <w:color w:val="000000" w:themeColor="text1"/>
          <w:u w:val="none"/>
          <w14:textFill>
            <w14:solidFill>
              <w14:schemeClr w14:val="tx1"/>
            </w14:solidFill>
          </w14:textFill>
        </w:rPr>
        <w:t>:</w:t>
      </w:r>
    </w:p>
    <w:p w14:paraId="58A1EAB8">
      <w:pPr>
        <w:numPr>
          <w:ilvl w:val="0"/>
          <w:numId w:val="13"/>
        </w:numPr>
        <w:rPr>
          <w:ins w:id="95"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96" w:author="WPS_1709743493"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97" w:author="WPS_1709743493"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 HYPERLINK "https://www.geeksforgeeks.org/blogs/how-to-become-a-white-hat-hacker/" \t "_blank" </w:instrText>
        </w:r>
      </w:ins>
      <w:ins w:id="98" w:author="WPS_1709743493"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99" w:author="WPS_1709743493" w:date="2025-11-16T23:55:00Z">
        <w:r>
          <w:rPr>
            <w:rStyle w:val="15"/>
            <w:rFonts w:hint="default" w:ascii="Calibri Light" w:hAnsi="Calibri Light" w:cs="Calibri Light"/>
            <w:b w:val="0"/>
            <w:bCs w:val="0"/>
            <w:color w:val="000000" w:themeColor="text1"/>
            <w:u w:val="none"/>
            <w14:textFill>
              <w14:solidFill>
                <w14:schemeClr w14:val="tx1"/>
              </w14:solidFill>
            </w14:textFill>
          </w:rPr>
          <w:t>White Hat Hackers (Cyber-Security Hacker)</w:t>
        </w:r>
      </w:ins>
      <w:ins w:id="100" w:author="WPS_1709743493" w:date="2025-11-16T23:55:00Z">
        <w:r>
          <w:rPr>
            <w:rStyle w:val="15"/>
            <w:rFonts w:hint="default" w:ascii="Calibri Light" w:hAnsi="Calibri Light" w:cs="Calibri Light"/>
            <w:b w:val="0"/>
            <w:bCs w:val="0"/>
            <w:color w:val="000000" w:themeColor="text1"/>
            <w:u w:val="none"/>
            <w14:textFill>
              <w14:solidFill>
                <w14:schemeClr w14:val="tx1"/>
              </w14:solidFill>
            </w14:textFill>
          </w:rPr>
          <w:fldChar w:fldCharType="end"/>
        </w:r>
      </w:ins>
    </w:p>
    <w:p w14:paraId="26DA7C55">
      <w:pPr>
        <w:numPr>
          <w:ilvl w:val="0"/>
          <w:numId w:val="13"/>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fldChar w:fldCharType="begin"/>
      </w:r>
      <w:r>
        <w:rPr>
          <w:rFonts w:hint="default" w:ascii="Calibri Light" w:hAnsi="Calibri Light" w:cs="Calibri Light"/>
          <w:b w:val="0"/>
          <w:bCs w:val="0"/>
          <w:color w:val="000000" w:themeColor="text1"/>
          <w:u w:val="none"/>
          <w14:textFill>
            <w14:solidFill>
              <w14:schemeClr w14:val="tx1"/>
            </w14:solidFill>
          </w14:textFill>
        </w:rPr>
        <w:instrText xml:space="preserve">HYPERLINK "https://www.geeksforgeeks.org/blogs/how-to-become-a-white-hat-hacker/" \t "_blank"</w:instrText>
      </w:r>
      <w:r>
        <w:rPr>
          <w:rFonts w:hint="default" w:ascii="Calibri Light" w:hAnsi="Calibri Light" w:cs="Calibri Light"/>
          <w:b w:val="0"/>
          <w:bCs w:val="0"/>
          <w:color w:val="000000" w:themeColor="text1"/>
          <w:u w:val="none"/>
          <w14:textFill>
            <w14:solidFill>
              <w14:schemeClr w14:val="tx1"/>
            </w14:solidFill>
          </w14:textFill>
        </w:rPr>
        <w:fldChar w:fldCharType="separate"/>
      </w:r>
      <w:r>
        <w:rPr>
          <w:rStyle w:val="15"/>
          <w:rFonts w:hint="default" w:ascii="Calibri Light" w:hAnsi="Calibri Light" w:cs="Calibri Light"/>
          <w:b w:val="0"/>
          <w:bCs w:val="0"/>
          <w:color w:val="000000" w:themeColor="text1"/>
          <w:u w:val="none"/>
          <w14:textFill>
            <w14:solidFill>
              <w14:schemeClr w14:val="tx1"/>
            </w14:solidFill>
          </w14:textFill>
        </w:rPr>
        <w:t>White Hat Hackers (Cyber-Security Hacker)</w:t>
      </w:r>
      <w:r>
        <w:rPr>
          <w:rFonts w:hint="default" w:ascii="Calibri Light" w:hAnsi="Calibri Light" w:cs="Calibri Light"/>
          <w:b w:val="0"/>
          <w:bCs w:val="0"/>
          <w:color w:val="000000" w:themeColor="text1"/>
          <w:u w:val="none"/>
          <w14:textFill>
            <w14:solidFill>
              <w14:schemeClr w14:val="tx1"/>
            </w14:solidFill>
          </w14:textFill>
        </w:rPr>
        <w:fldChar w:fldCharType="end"/>
      </w:r>
    </w:p>
    <w:p w14:paraId="26E0A2B8">
      <w:pPr>
        <w:numPr>
          <w:ilvl w:val="0"/>
          <w:numId w:val="14"/>
        </w:numPr>
        <w:tabs>
          <w:tab w:val="left" w:pos="720"/>
        </w:tabs>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Black Hat Hackers (Cracker)</w:t>
      </w:r>
    </w:p>
    <w:p w14:paraId="12CF3E85">
      <w:pPr>
        <w:numPr>
          <w:ilvl w:val="0"/>
          <w:numId w:val="15"/>
        </w:numPr>
        <w:tabs>
          <w:tab w:val="left" w:pos="720"/>
        </w:tabs>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Gray Hat Hackers (Both)</w:t>
      </w:r>
    </w:p>
    <w:p w14:paraId="339E2758">
      <w:pPr>
        <w:numPr>
          <w:ilvl w:val="0"/>
          <w:numId w:val="16"/>
        </w:numPr>
        <w:tabs>
          <w:tab w:val="left" w:pos="720"/>
        </w:tabs>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Blue Hat hackers</w:t>
      </w:r>
    </w:p>
    <w:p w14:paraId="55582931">
      <w:pPr>
        <w:numPr>
          <w:ilvl w:val="0"/>
          <w:numId w:val="17"/>
        </w:numPr>
        <w:tabs>
          <w:tab w:val="left" w:pos="720"/>
        </w:tabs>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Green Hat Hackers</w:t>
      </w:r>
    </w:p>
    <w:p w14:paraId="32312EEB">
      <w:pPr>
        <w:numPr>
          <w:ilvl w:val="0"/>
          <w:numId w:val="18"/>
        </w:numPr>
        <w:tabs>
          <w:tab w:val="left" w:pos="720"/>
        </w:tabs>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Red Hat Hackers.</w:t>
      </w:r>
    </w:p>
    <w:p w14:paraId="23E1B95A">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Let's summarize them one by one.</w:t>
      </w:r>
    </w:p>
    <w:p w14:paraId="25906C37">
      <w:pPr>
        <w:numPr>
          <w:ilvl w:val="0"/>
          <w:numId w:val="1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White Hat Hackers: </w:t>
      </w:r>
      <w:ins w:id="101"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they</w:t>
        </w:r>
      </w:ins>
      <w:r>
        <w:rPr>
          <w:rFonts w:hint="default" w:ascii="Calibri Light" w:hAnsi="Calibri Light" w:cs="Calibri Light"/>
          <w:b w:val="0"/>
          <w:bCs w:val="0"/>
          <w:color w:val="000000" w:themeColor="text1"/>
          <w:u w:val="none"/>
          <w14:textFill>
            <w14:solidFill>
              <w14:schemeClr w14:val="tx1"/>
            </w14:solidFill>
          </w14:textFill>
        </w:rPr>
        <w:t>Here, we look for bugs and ethically report them to the organization. We are authorized as a user to test for bugs in a website or network and report it to them. White hat hackers generally get all the needed information about the application or network to test for, from the organization itself. They use their skills to test it before the website goes live or attacked by malicious hackers. To become a white hat hacker, you can earn a bachelor's degree in computer science, information technology, or cybersecurity. In addition, certifications such as Certified Ethical Hacker (CEH) and Certified Information Systems Security Professional (CISSP) are highly recommended.</w:t>
      </w:r>
    </w:p>
    <w:p w14:paraId="30944E80">
      <w:pPr>
        <w:numPr>
          <w:ilvl w:val="0"/>
          <w:numId w:val="20"/>
        </w:numPr>
        <w:tabs>
          <w:tab w:val="left" w:pos="720"/>
        </w:tabs>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Black Hat Hackers: Here, the organization doesn't allow the user to test it. They unethically enter inside the website and steal data from the admin panel or manipulate the data. They only focus on themselves and the advantages they will get from the personal data for personal financial gain. They can cause major damage to the company by altering the functions which lead to the loss of the company at a much higher extent. This can even lead you to extreme consequences.</w:t>
      </w:r>
    </w:p>
    <w:p w14:paraId="44945A25">
      <w:pPr>
        <w:numPr>
          <w:ilvl w:val="0"/>
          <w:numId w:val="21"/>
        </w:numPr>
        <w:tabs>
          <w:tab w:val="left" w:pos="720"/>
        </w:tabs>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Grey Hat Hackers: They sometimes access to the data and violates the law. But never have the same intention as Black hat hackers, they often operate for the common good. The main difference is that they exploit vulnerability publicly whereas white hat hackers do it privately for the company. One criticism of Grey Hat hackers is that their actions can still cause harm. Even if they do not steal or damage data, their unauthorized access to computer systems can still disrupt operations and cause financial losses for companies. Additionally, there is always the risk that a Grey Hat hacker will accidentally cause damage while attempting to identify vulnerabilities.</w:t>
      </w:r>
    </w:p>
    <w:p w14:paraId="0A530886">
      <w:pPr>
        <w:numPr>
          <w:ilvl w:val="0"/>
          <w:numId w:val="22"/>
        </w:numPr>
        <w:tabs>
          <w:tab w:val="left" w:pos="720"/>
        </w:tabs>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Blue Hat hackers: They are much like the script kiddies, are beginners in the field of hacking. If anyone makes angry a script kiddie and he/she may take revenge, then they are considered as the blue hat hackers. Blue Hat hackers payback to those who have challenged them or angry them. Like the Script Kiddies, Blue hat hackers also have no desire to learn.</w:t>
      </w:r>
    </w:p>
    <w:p w14:paraId="2E7AB04F">
      <w:pPr>
        <w:numPr>
          <w:ilvl w:val="0"/>
          <w:numId w:val="23"/>
        </w:numPr>
        <w:tabs>
          <w:tab w:val="left" w:pos="720"/>
        </w:tabs>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Green Hat hackers : They are also amateurs in the world of hacking but they are bit different from script kiddies. They care about hacking and strive to become full-blown hackers. They are inspired by the hackers and ask them few questions about. While hackers are answering their question they will listen to its novelty.</w:t>
      </w:r>
    </w:p>
    <w:p w14:paraId="33CA7FF2">
      <w:pPr>
        <w:numPr>
          <w:ilvl w:val="0"/>
          <w:numId w:val="24"/>
        </w:numPr>
        <w:tabs>
          <w:tab w:val="left" w:pos="720"/>
        </w:tabs>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Red Hat Hackers: They are also known as the eagle-eyed hackers. Like white hat hackers, red hat hackers also aims to halt the black hat hackers. There is a major difference in the way they operate. They become ruthless while dealing with malware actions of the black hat hackers. Red hat hacker will keep on attacking the hacker aggressively that the hacker may know it as well have to replace the whole system</w:t>
      </w:r>
    </w:p>
    <w:p w14:paraId="7A9B380F">
      <w:pPr>
        <w:rPr>
          <w:rFonts w:hint="default" w:ascii="Calibri Light" w:hAnsi="Calibri Light" w:cs="Calibri Light"/>
          <w:b w:val="0"/>
          <w:bCs w:val="0"/>
          <w:color w:val="000000" w:themeColor="text1"/>
          <w:u w:val="none"/>
          <w:lang w:val="en-US"/>
          <w14:textFill>
            <w14:solidFill>
              <w14:schemeClr w14:val="tx1"/>
            </w14:solidFill>
          </w14:textFill>
        </w:rPr>
      </w:pPr>
      <w:r>
        <w:rPr>
          <w:rFonts w:hint="default" w:ascii="Calibri Light" w:hAnsi="Calibri Light" w:cs="Calibri Light"/>
          <w:b w:val="0"/>
          <w:bCs w:val="0"/>
          <w:color w:val="000000" w:themeColor="text1"/>
          <w:u w:val="none"/>
          <w:lang w:val="en-US"/>
          <w14:textFill>
            <w14:solidFill>
              <w14:schemeClr w14:val="tx1"/>
            </w14:solidFill>
          </w14:textFill>
        </w:rPr>
        <w:t>Q) What are the advantages and disadvantages of Ethical Hacking?</w:t>
      </w:r>
    </w:p>
    <w:p w14:paraId="2FC28CCA">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lang w:val="en-US"/>
          <w14:textFill>
            <w14:solidFill>
              <w14:schemeClr w14:val="tx1"/>
            </w14:solidFill>
          </w14:textFill>
        </w:rPr>
        <w:t xml:space="preserve">-&gt; </w:t>
      </w:r>
      <w:r>
        <w:rPr>
          <w:rFonts w:hint="default" w:ascii="Calibri Light" w:hAnsi="Calibri Light" w:cs="Calibri Light"/>
          <w:b w:val="0"/>
          <w:bCs w:val="0"/>
          <w:color w:val="000000" w:themeColor="text1"/>
          <w:u w:val="none"/>
          <w14:textFill>
            <w14:solidFill>
              <w14:schemeClr w14:val="tx1"/>
            </w14:solidFill>
          </w14:textFill>
        </w:rPr>
        <w:t>Advantages of Ethical Hacking</w:t>
      </w:r>
    </w:p>
    <w:p w14:paraId="559FE63E">
      <w:pPr>
        <w:numPr>
          <w:ilvl w:val="0"/>
          <w:numId w:val="2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Prevents Cyber Attacks</w:t>
      </w:r>
    </w:p>
    <w:p w14:paraId="7250AF96">
      <w:pPr>
        <w:numPr>
          <w:ilvl w:val="1"/>
          <w:numId w:val="2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Finds and fixes vulnerabilities before hackers exploit them.</w:t>
      </w:r>
    </w:p>
    <w:p w14:paraId="1C6D103F">
      <w:pPr>
        <w:numPr>
          <w:ilvl w:val="0"/>
          <w:numId w:val="2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Protects Sensitive Data</w:t>
      </w:r>
    </w:p>
    <w:p w14:paraId="1F14F304">
      <w:pPr>
        <w:numPr>
          <w:ilvl w:val="1"/>
          <w:numId w:val="2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Safeguards personal, financial, and business information.</w:t>
      </w:r>
    </w:p>
    <w:p w14:paraId="01BBA7CA">
      <w:pPr>
        <w:numPr>
          <w:ilvl w:val="0"/>
          <w:numId w:val="2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Strengthens System Security</w:t>
      </w:r>
    </w:p>
    <w:p w14:paraId="1720A0DD">
      <w:pPr>
        <w:numPr>
          <w:ilvl w:val="1"/>
          <w:numId w:val="2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Improves network, software, and hardware defenses.</w:t>
      </w:r>
    </w:p>
    <w:p w14:paraId="59C805C5">
      <w:pPr>
        <w:numPr>
          <w:ilvl w:val="0"/>
          <w:numId w:val="2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Compliance with Regulations</w:t>
      </w:r>
    </w:p>
    <w:p w14:paraId="69922BFC">
      <w:pPr>
        <w:numPr>
          <w:ilvl w:val="1"/>
          <w:numId w:val="2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Helps organizations meet security laws and standards (e.g., GDPR, PCI-DSS).</w:t>
      </w:r>
    </w:p>
    <w:p w14:paraId="27AE3F16">
      <w:pPr>
        <w:numPr>
          <w:ilvl w:val="0"/>
          <w:numId w:val="2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Cost Saving in the Long Run</w:t>
      </w:r>
    </w:p>
    <w:p w14:paraId="62B6EEFB">
      <w:pPr>
        <w:numPr>
          <w:ilvl w:val="1"/>
          <w:numId w:val="2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Avoids expensive data breaches, ransom payments, and downtime.</w:t>
      </w:r>
    </w:p>
    <w:p w14:paraId="1EFAF1AC">
      <w:pPr>
        <w:numPr>
          <w:ilvl w:val="0"/>
          <w:numId w:val="2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Improves Customer Trust</w:t>
      </w:r>
    </w:p>
    <w:p w14:paraId="1C1608D6">
      <w:pPr>
        <w:numPr>
          <w:ilvl w:val="1"/>
          <w:numId w:val="2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Shows clients that security is taken seriously.</w:t>
      </w:r>
    </w:p>
    <w:p w14:paraId="145DB9CF">
      <w:pPr>
        <w:numPr>
          <w:ilvl w:val="0"/>
          <w:numId w:val="2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Employee Awareness</w:t>
      </w:r>
    </w:p>
    <w:p w14:paraId="6AADF949">
      <w:pPr>
        <w:numPr>
          <w:ilvl w:val="1"/>
          <w:numId w:val="2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Social engineering tests help train employees to recognize phishing and scams.</w:t>
      </w:r>
    </w:p>
    <w:p w14:paraId="2F41637A">
      <w:pPr>
        <w:numPr>
          <w:ilvl w:val="0"/>
          <w:numId w:val="2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Business Continuity</w:t>
      </w:r>
    </w:p>
    <w:p w14:paraId="7A91FFC1">
      <w:pPr>
        <w:numPr>
          <w:ilvl w:val="1"/>
          <w:numId w:val="2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Ensures systems remain operational even under threat.</w:t>
      </w:r>
    </w:p>
    <w:p w14:paraId="4E0D9768">
      <w:pPr>
        <w:pStyle w:val="32"/>
        <w:numPr>
          <w:ilvl w:val="0"/>
          <w:numId w:val="26"/>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Disadvantages of Ethical Hacking</w:t>
      </w:r>
    </w:p>
    <w:p w14:paraId="7A765A34">
      <w:pPr>
        <w:numPr>
          <w:ilvl w:val="0"/>
          <w:numId w:val="2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Potential for Misuse</w:t>
      </w:r>
    </w:p>
    <w:p w14:paraId="296F6C89">
      <w:pPr>
        <w:numPr>
          <w:ilvl w:val="1"/>
          <w:numId w:val="2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If an ethical hacker turns rogue, they can exploit knowledge for harm.</w:t>
      </w:r>
    </w:p>
    <w:p w14:paraId="32A3901F">
      <w:pPr>
        <w:numPr>
          <w:ilvl w:val="0"/>
          <w:numId w:val="2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High Cost</w:t>
      </w:r>
    </w:p>
    <w:p w14:paraId="47DCD29F">
      <w:pPr>
        <w:numPr>
          <w:ilvl w:val="1"/>
          <w:numId w:val="2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Skilled ethical hackers and penetration tests can be expensive.</w:t>
      </w:r>
    </w:p>
    <w:p w14:paraId="7D890409">
      <w:pPr>
        <w:numPr>
          <w:ilvl w:val="0"/>
          <w:numId w:val="2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System Downtime</w:t>
      </w:r>
    </w:p>
    <w:p w14:paraId="0C6CCB27">
      <w:pPr>
        <w:numPr>
          <w:ilvl w:val="1"/>
          <w:numId w:val="2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Testing may temporarily disrupt services or slow performance.</w:t>
      </w:r>
    </w:p>
    <w:p w14:paraId="44BA50A3">
      <w:pPr>
        <w:numPr>
          <w:ilvl w:val="0"/>
          <w:numId w:val="2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Not 100% Foolproof</w:t>
      </w:r>
    </w:p>
    <w:p w14:paraId="3AB46345">
      <w:pPr>
        <w:numPr>
          <w:ilvl w:val="1"/>
          <w:numId w:val="2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New vulnerabilities appear all the time; hacking tests can’t catch every risk.</w:t>
      </w:r>
    </w:p>
    <w:p w14:paraId="355110AE">
      <w:pPr>
        <w:numPr>
          <w:ilvl w:val="0"/>
          <w:numId w:val="2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Legal Risks if Mismanaged</w:t>
      </w:r>
      <w:ins w:id="102"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w:t>
        </w:r>
      </w:ins>
    </w:p>
    <w:p w14:paraId="01F9A90C">
      <w:pPr>
        <w:numPr>
          <w:ilvl w:val="1"/>
          <w:numId w:val="2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Without proper written permission, hacking—even for good—can be illegal.</w:t>
      </w:r>
    </w:p>
    <w:p w14:paraId="61D6EFEC">
      <w:pPr>
        <w:numPr>
          <w:ilvl w:val="0"/>
          <w:numId w:val="2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False Sense of Security</w:t>
      </w:r>
    </w:p>
    <w:p w14:paraId="0DBF2448">
      <w:pPr>
        <w:numPr>
          <w:ilvl w:val="1"/>
          <w:numId w:val="2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Organizations might become overconfident after a single security test.</w:t>
      </w:r>
    </w:p>
    <w:p w14:paraId="78DF85B7">
      <w:pPr>
        <w:numPr>
          <w:ilvl w:val="0"/>
          <w:numId w:val="2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Time-Consuming</w:t>
      </w:r>
    </w:p>
    <w:p w14:paraId="3219BA16">
      <w:pPr>
        <w:numPr>
          <w:ilvl w:val="1"/>
          <w:numId w:val="2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A thorough penetration test can take days or weeks, delaying projects.</w:t>
      </w:r>
    </w:p>
    <w:p w14:paraId="2004BA88">
      <w:pPr>
        <w:rPr>
          <w:rFonts w:hint="default" w:ascii="Calibri Light" w:hAnsi="Calibri Light" w:cs="Calibri Light"/>
          <w:b w:val="0"/>
          <w:bCs w:val="0"/>
          <w:color w:val="000000" w:themeColor="text1"/>
          <w:u w:val="none"/>
          <w:lang w:val="en-US"/>
          <w14:textFill>
            <w14:solidFill>
              <w14:schemeClr w14:val="tx1"/>
            </w14:solidFill>
          </w14:textFill>
        </w:rPr>
      </w:pPr>
      <w:r>
        <w:rPr>
          <w:rFonts w:hint="default" w:ascii="Calibri Light" w:hAnsi="Calibri Light" w:cs="Calibri Light"/>
          <w:b w:val="0"/>
          <w:bCs w:val="0"/>
          <w:color w:val="000000" w:themeColor="text1"/>
          <w:u w:val="none"/>
          <w:lang w:val="en-US"/>
          <w14:textFill>
            <w14:solidFill>
              <w14:schemeClr w14:val="tx1"/>
            </w14:solidFill>
          </w14:textFill>
        </w:rPr>
        <w:t>Q)</w:t>
      </w:r>
      <w:r>
        <w:rPr>
          <w:rFonts w:hint="default" w:ascii="Calibri Light" w:hAnsi="Calibri Light" w:cs="Calibri Light"/>
          <w:b w:val="0"/>
          <w:bCs w:val="0"/>
          <w:color w:val="000000" w:themeColor="text1"/>
          <w:u w:val="none"/>
          <w14:textFill>
            <w14:solidFill>
              <w14:schemeClr w14:val="tx1"/>
            </w14:solidFill>
          </w14:textFill>
        </w:rPr>
        <w:t xml:space="preserve"> </w:t>
      </w:r>
      <w:r>
        <w:rPr>
          <w:rFonts w:hint="default" w:ascii="Calibri Light" w:hAnsi="Calibri Light" w:cs="Calibri Light"/>
          <w:b w:val="0"/>
          <w:bCs w:val="0"/>
          <w:color w:val="000000" w:themeColor="text1"/>
          <w:u w:val="none"/>
          <w:lang w:val="en-US"/>
          <w14:textFill>
            <w14:solidFill>
              <w14:schemeClr w14:val="tx1"/>
            </w14:solidFill>
          </w14:textFill>
        </w:rPr>
        <w:t>What are the types of attacks to the ethical hacking? In the details.</w:t>
      </w:r>
    </w:p>
    <w:p w14:paraId="7074B364">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lang w:val="en-US"/>
          <w14:textFill>
            <w14:solidFill>
              <w14:schemeClr w14:val="tx1"/>
            </w14:solidFill>
          </w14:textFill>
        </w:rPr>
        <w:t xml:space="preserve">-&gt; </w:t>
      </w:r>
      <w:r>
        <w:rPr>
          <w:rFonts w:hint="default" w:ascii="Calibri Light" w:hAnsi="Calibri Light" w:cs="Calibri Light"/>
          <w:b w:val="0"/>
          <w:bCs w:val="0"/>
          <w:color w:val="000000" w:themeColor="text1"/>
          <w:u w:val="none"/>
          <w14:textFill>
            <w14:solidFill>
              <w14:schemeClr w14:val="tx1"/>
            </w14:solidFill>
          </w14:textFill>
        </w:rPr>
        <w:t>1. Network Attacks</w:t>
      </w:r>
    </w:p>
    <w:p w14:paraId="4813082D">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These target the network infrastructure (routers, switches, servers, etc.) to disrupt services or steal data.</w:t>
      </w:r>
    </w:p>
    <w:p w14:paraId="1D2D8223">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Common Network Attacks:</w:t>
      </w:r>
    </w:p>
    <w:p w14:paraId="75E63FBE">
      <w:pPr>
        <w:numPr>
          <w:ilvl w:val="0"/>
          <w:numId w:val="28"/>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DoS (Denial of Service) / DDoS (Distributed Denial of Service)</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Overloading a network or server so it becomes unavailable.</w:t>
      </w:r>
    </w:p>
    <w:p w14:paraId="1D2863B9">
      <w:pPr>
        <w:numPr>
          <w:ilvl w:val="0"/>
          <w:numId w:val="28"/>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Man-in-the-Middle (MITM)</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Intercepting communication between two systems.</w:t>
      </w:r>
    </w:p>
    <w:p w14:paraId="318661E3">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2. Web Application Attacks</w:t>
      </w:r>
    </w:p>
    <w:p w14:paraId="0B66055A">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These exploit weaknesses in websites and online services.</w:t>
      </w:r>
    </w:p>
    <w:p w14:paraId="63E816E6">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Common Web Attacks:</w:t>
      </w:r>
    </w:p>
    <w:p w14:paraId="59C36127">
      <w:pPr>
        <w:numPr>
          <w:ilvl w:val="0"/>
          <w:numId w:val="2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SQL Injection (SQLi)</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Inserting malicious SQL queries to manipulate databases.</w:t>
      </w:r>
    </w:p>
    <w:p w14:paraId="3772E8B7">
      <w:pPr>
        <w:numPr>
          <w:ilvl w:val="0"/>
          <w:numId w:val="2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Cross-Site Scripting (XSS)</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Injecting malicious scripts into web pages to run in a user’s browser.</w:t>
      </w:r>
    </w:p>
    <w:p w14:paraId="4E567C43">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3. Wireless Network Attacks</w:t>
      </w:r>
    </w:p>
    <w:p w14:paraId="66E9F0A0">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These target Wi-Fi and other wireless communications.</w:t>
      </w:r>
    </w:p>
    <w:p w14:paraId="37C1259C">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Examples:</w:t>
      </w:r>
    </w:p>
    <w:p w14:paraId="07CC9257">
      <w:pPr>
        <w:numPr>
          <w:ilvl w:val="0"/>
          <w:numId w:val="30"/>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Evil Twin Attack</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Creating a fake Wi-Fi hotspot to capture data.</w:t>
      </w:r>
    </w:p>
    <w:p w14:paraId="4E16BDB7">
      <w:pPr>
        <w:numPr>
          <w:ilvl w:val="0"/>
          <w:numId w:val="30"/>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WEP/WPA Cracking</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Breaking Wi-Fi encryption to gain access.</w:t>
      </w:r>
    </w:p>
    <w:p w14:paraId="5978F277">
      <w:pPr>
        <w:numPr>
          <w:ilvl w:val="0"/>
          <w:numId w:val="30"/>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Packet Sniffing on Wi-Fi</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Capturing data traveling over a wireless network.</w:t>
      </w:r>
    </w:p>
    <w:p w14:paraId="0FFAA908">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4. Social Engineering Attacks</w:t>
      </w:r>
    </w:p>
    <w:p w14:paraId="1E335DAB">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These exploit human psychology instead of technology.</w:t>
      </w:r>
    </w:p>
    <w:p w14:paraId="339D20B8">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Common Social Engineering Attacks:</w:t>
      </w:r>
    </w:p>
    <w:p w14:paraId="2DFD0424">
      <w:pPr>
        <w:numPr>
          <w:ilvl w:val="0"/>
          <w:numId w:val="31"/>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Phishing</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Fake emails/websites that trick people into revealing credentials.</w:t>
      </w:r>
    </w:p>
    <w:p w14:paraId="5E94B5FD">
      <w:pPr>
        <w:numPr>
          <w:ilvl w:val="0"/>
          <w:numId w:val="31"/>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Spear Phishing</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Targeted phishing against a specific person or group.</w:t>
      </w:r>
    </w:p>
    <w:p w14:paraId="0A168DBF">
      <w:pPr>
        <w:numPr>
          <w:ilvl w:val="0"/>
          <w:numId w:val="31"/>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Pretexting</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Pretending to be someone else to get sensitive information.</w:t>
      </w:r>
    </w:p>
    <w:p w14:paraId="1E487BE8">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5. System/Host Attacks</w:t>
      </w:r>
    </w:p>
    <w:p w14:paraId="5DC62A80">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These focus on end-user devices and servers.</w:t>
      </w:r>
    </w:p>
    <w:p w14:paraId="16596BAF">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Examples:</w:t>
      </w:r>
    </w:p>
    <w:p w14:paraId="7F84E3B9">
      <w:pPr>
        <w:numPr>
          <w:ilvl w:val="0"/>
          <w:numId w:val="32"/>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Password Cracking</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Using brute force, dictionary attacks, or rainbow tables.</w:t>
      </w:r>
    </w:p>
    <w:p w14:paraId="28213788">
      <w:pPr>
        <w:numPr>
          <w:ilvl w:val="0"/>
          <w:numId w:val="32"/>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Privilege Escalation</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Exploiting flaws to gain higher-level access.</w:t>
      </w:r>
    </w:p>
    <w:p w14:paraId="1D5C11AF">
      <w:pPr>
        <w:numPr>
          <w:ilvl w:val="0"/>
          <w:numId w:val="32"/>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Keylogging</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Recording keystrokes to steal credentials.</w:t>
      </w:r>
    </w:p>
    <w:p w14:paraId="701F1FAB">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6. Physical Attacks</w:t>
      </w:r>
    </w:p>
    <w:p w14:paraId="750ECCB1">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These involve direct access to hardware.</w:t>
      </w:r>
    </w:p>
    <w:p w14:paraId="53CF9FF4">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Examples:</w:t>
      </w:r>
    </w:p>
    <w:p w14:paraId="5F384501">
      <w:pPr>
        <w:numPr>
          <w:ilvl w:val="0"/>
          <w:numId w:val="33"/>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USB Drop Attack</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Leaving infected USB drives for employees to plug in.</w:t>
      </w:r>
    </w:p>
    <w:p w14:paraId="0CBC30C0">
      <w:pPr>
        <w:numPr>
          <w:ilvl w:val="0"/>
          <w:numId w:val="33"/>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Data Center Breach</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Physically entering a secure area to steal or damage systems.</w:t>
      </w:r>
    </w:p>
    <w:p w14:paraId="2AA6F31E">
      <w:pPr>
        <w:numPr>
          <w:ilvl w:val="0"/>
          <w:numId w:val="33"/>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Hardware Keyloggers</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Plugging in devices to capture keystrokes.</w:t>
      </w:r>
    </w:p>
    <w:p w14:paraId="61C996AB">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 xml:space="preserve">7. Cloud Attacks </w:t>
      </w:r>
      <w:r>
        <w:rPr>
          <w:rFonts w:hint="default" w:ascii="Calibri Light" w:hAnsi="Calibri Light" w:cs="Calibri Light"/>
          <w:b w:val="0"/>
          <w:bCs w:val="0"/>
          <w:i/>
          <w:iCs/>
          <w:color w:val="000000" w:themeColor="text1"/>
          <w:u w:val="none"/>
          <w14:textFill>
            <w14:solidFill>
              <w14:schemeClr w14:val="tx1"/>
            </w14:solidFill>
          </w14:textFill>
        </w:rPr>
        <w:t>(Newer Trend)</w:t>
      </w:r>
    </w:p>
    <w:p w14:paraId="0DA616FC">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Targeting cloud-based systems and storage.</w:t>
      </w:r>
    </w:p>
    <w:p w14:paraId="37CC7480">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Examples:</w:t>
      </w:r>
    </w:p>
    <w:p w14:paraId="399E19C2">
      <w:pPr>
        <w:numPr>
          <w:ilvl w:val="0"/>
          <w:numId w:val="34"/>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Data Breach via Misconfiguration</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Exploiting unsecured cloud storage buckets.</w:t>
      </w:r>
    </w:p>
    <w:p w14:paraId="014EF75B">
      <w:pPr>
        <w:numPr>
          <w:ilvl w:val="0"/>
          <w:numId w:val="34"/>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Account Hijacking</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Stealing cloud account credentials.</w:t>
      </w:r>
    </w:p>
    <w:p w14:paraId="4D74034C">
      <w:pPr>
        <w:numPr>
          <w:ilvl w:val="0"/>
          <w:numId w:val="34"/>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Cloud Malware Injection</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Uploading malicious code to cloud services.</w:t>
      </w:r>
    </w:p>
    <w:p w14:paraId="76AF5F03">
      <w:pPr>
        <w:rPr>
          <w:rFonts w:hint="default" w:ascii="Calibri Light" w:hAnsi="Calibri Light" w:cs="Calibri Light"/>
          <w:b w:val="0"/>
          <w:bCs w:val="0"/>
          <w:color w:val="000000" w:themeColor="text1"/>
          <w:u w:val="none"/>
          <w:lang w:val="en-IN"/>
          <w14:textFill>
            <w14:solidFill>
              <w14:schemeClr w14:val="tx1"/>
            </w14:solidFill>
          </w14:textFill>
        </w:rPr>
      </w:pPr>
    </w:p>
    <w:p w14:paraId="58A1EB0C">
      <w:pPr>
        <w:tabs>
          <w:tab w:val="left" w:pos="720"/>
        </w:tabs>
        <w:rPr>
          <w:ins w:id="103" w:author="WPS_1709743493" w:date="2025-11-16T23:55:00Z"/>
          <w:rFonts w:hint="default" w:ascii="Calibri Light" w:hAnsi="Calibri Light" w:cs="Calibri Light"/>
          <w:b w:val="0"/>
          <w:bCs w:val="0"/>
          <w:color w:val="000000" w:themeColor="text1"/>
          <w:sz w:val="32"/>
          <w:szCs w:val="32"/>
          <w:u w:val="none"/>
          <w14:textFill>
            <w14:solidFill>
              <w14:schemeClr w14:val="tx1"/>
            </w14:solidFill>
          </w14:textFill>
        </w:rPr>
      </w:pPr>
      <w:ins w:id="104" w:author="WPS_1709743493" w:date="2025-11-16T23:55:00Z">
        <w:r>
          <w:rPr>
            <w:rFonts w:hint="default" w:ascii="Calibri Light" w:hAnsi="Calibri Light" w:cs="Calibri Light"/>
            <w:b w:val="0"/>
            <w:bCs w:val="0"/>
            <w:color w:val="000000" w:themeColor="text1"/>
            <w:sz w:val="32"/>
            <w:szCs w:val="32"/>
            <w:u w:val="none"/>
            <w14:textFill>
              <w14:solidFill>
                <w14:schemeClr w14:val="tx1"/>
              </w14:solidFill>
            </w14:textFill>
          </w:rPr>
          <w:t>Q)Phases of hacking</w:t>
        </w:r>
      </w:ins>
    </w:p>
    <w:p w14:paraId="58A1EB0D">
      <w:pPr>
        <w:tabs>
          <w:tab w:val="left" w:pos="720"/>
        </w:tabs>
        <w:rPr>
          <w:ins w:id="105"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06"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-&gt;The five phases of ethical hacking are Reconnaissance, Scanning, Gaining Access, Maintaining Access, and Covering Tracks. During these stages, ethical hackers gather information about a target, find vulnerabilities, exploit them to gain entry, maintain persistent access, and finally, remove any evidence of their activities.  </w:t>
        </w:r>
      </w:ins>
    </w:p>
    <w:p w14:paraId="58A1EB0E">
      <w:pPr>
        <w:tabs>
          <w:tab w:val="left" w:pos="720"/>
        </w:tabs>
        <w:rPr>
          <w:ins w:id="107"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08"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drawing>
            <wp:inline distT="0" distB="0" distL="0" distR="0">
              <wp:extent cx="5194300" cy="2486025"/>
              <wp:effectExtent l="19050" t="19050" r="25400" b="28575"/>
              <wp:docPr id="1979955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955307"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201410" cy="2489989"/>
                      </a:xfrm>
                      <a:prstGeom prst="rect">
                        <a:avLst/>
                      </a:prstGeom>
                      <a:noFill/>
                      <a:ln w="9525">
                        <a:solidFill>
                          <a:schemeClr val="tx1"/>
                        </a:solidFill>
                      </a:ln>
                    </pic:spPr>
                  </pic:pic>
                </a:graphicData>
              </a:graphic>
            </wp:inline>
          </w:drawing>
        </w:r>
      </w:ins>
    </w:p>
    <w:p w14:paraId="58A1EB0F">
      <w:pPr>
        <w:tabs>
          <w:tab w:val="left" w:pos="720"/>
        </w:tabs>
        <w:rPr>
          <w:ins w:id="110"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11"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1. Reconnaissance (Footprinting Phase)</w:t>
        </w:r>
      </w:ins>
    </w:p>
    <w:p w14:paraId="58A1EB10">
      <w:pPr>
        <w:tabs>
          <w:tab w:val="left" w:pos="720"/>
        </w:tabs>
        <w:rPr>
          <w:ins w:id="112"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13"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Reconnaissance is the first phase of ethical hacking, also known as footprinting or information gathering.</w:t>
        </w:r>
      </w:ins>
    </w:p>
    <w:p w14:paraId="58A1EB11">
      <w:pPr>
        <w:tabs>
          <w:tab w:val="left" w:pos="720"/>
        </w:tabs>
        <w:rPr>
          <w:ins w:id="114"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15"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This is the information-gathering phase, where the ethical hacker collects as much data as possible about the target without directly interacting with it (passive reconnaissance) or by using more direct methods like ping sweeps (active reconnaissance). </w:t>
        </w:r>
      </w:ins>
    </w:p>
    <w:p w14:paraId="58A1EB12">
      <w:pPr>
        <w:tabs>
          <w:tab w:val="left" w:pos="720"/>
        </w:tabs>
        <w:rPr>
          <w:ins w:id="116"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17"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Information collected includes domain names, IP addresses, employee details, network structure, and technology stacks. </w:t>
        </w:r>
      </w:ins>
    </w:p>
    <w:p w14:paraId="58A1EB13">
      <w:pPr>
        <w:tabs>
          <w:tab w:val="left" w:pos="720"/>
        </w:tabs>
        <w:rPr>
          <w:ins w:id="118"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19"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2. Scanning</w:t>
        </w:r>
      </w:ins>
    </w:p>
    <w:p w14:paraId="58A1EB14">
      <w:pPr>
        <w:numPr>
          <w:ilvl w:val="0"/>
          <w:numId w:val="35"/>
        </w:numPr>
        <w:rPr>
          <w:ins w:id="120"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21"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Using the information from the reconnaissance phase, the hacker scans the target to find vulnerabilities, open ports, and active services. </w:t>
        </w:r>
      </w:ins>
    </w:p>
    <w:p w14:paraId="58A1EB15">
      <w:pPr>
        <w:numPr>
          <w:ilvl w:val="0"/>
          <w:numId w:val="35"/>
        </w:numPr>
        <w:rPr>
          <w:ins w:id="122"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23"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This involves various techniques like port scanning, network scanning, and vulnerability scanning to identify weaknesses. </w:t>
        </w:r>
      </w:ins>
    </w:p>
    <w:p w14:paraId="58A1EB16">
      <w:pPr>
        <w:pStyle w:val="4"/>
        <w:shd w:val="clear" w:color="auto" w:fill="FFFFFF"/>
        <w:spacing w:before="0" w:after="0"/>
        <w:textAlignment w:val="baseline"/>
        <w:rPr>
          <w:ins w:id="124" w:author="WPS_1709743493" w:date="2025-11-16T23:55:00Z"/>
          <w:rFonts w:hint="default" w:ascii="Calibri Light" w:hAnsi="Calibri Light" w:cs="Calibri Light"/>
          <w:b w:val="0"/>
          <w:bCs w:val="0"/>
          <w:color w:val="000000" w:themeColor="text1"/>
          <w:spacing w:val="2"/>
          <w:kern w:val="0"/>
          <w:sz w:val="30"/>
          <w:szCs w:val="30"/>
          <w:u w:val="none"/>
          <w:lang w:eastAsia="en-IN" w:bidi="hi-IN"/>
          <w14:textFill>
            <w14:solidFill>
              <w14:schemeClr w14:val="tx1"/>
            </w14:solidFill>
          </w14:textFill>
          <w14:ligatures w14:val="none"/>
        </w:rPr>
      </w:pPr>
      <w:ins w:id="125" w:author="WPS_1709743493" w:date="2025-11-16T23:55:00Z">
        <w:r>
          <w:rPr>
            <w:rFonts w:hint="default" w:ascii="Calibri Light" w:hAnsi="Calibri Light" w:cs="Calibri Light"/>
            <w:b w:val="0"/>
            <w:bCs w:val="0"/>
            <w:color w:val="000000" w:themeColor="text1"/>
            <w:spacing w:val="2"/>
            <w:sz w:val="30"/>
            <w:szCs w:val="30"/>
            <w:u w:val="none"/>
            <w14:textFill>
              <w14:solidFill>
                <w14:schemeClr w14:val="tx1"/>
              </w14:solidFill>
            </w14:textFill>
          </w:rPr>
          <w:t>3. Gaining Access</w:t>
        </w:r>
      </w:ins>
    </w:p>
    <w:p w14:paraId="58A1EB17">
      <w:pPr>
        <w:pStyle w:val="32"/>
        <w:numPr>
          <w:ilvl w:val="0"/>
          <w:numId w:val="36"/>
        </w:numPr>
        <w:rPr>
          <w:ins w:id="126"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27"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This is the phase where the ethical hacker exploits the vulnerabilities found during scanning to gain unauthorized entry into the system or network. </w:t>
        </w:r>
      </w:ins>
    </w:p>
    <w:p w14:paraId="58A1EB18">
      <w:pPr>
        <w:pStyle w:val="32"/>
        <w:numPr>
          <w:ilvl w:val="0"/>
          <w:numId w:val="36"/>
        </w:numPr>
        <w:rPr>
          <w:ins w:id="128"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29"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This can be achieved through various methods, such as exploiting a weak password or a software flaw. </w:t>
        </w:r>
      </w:ins>
    </w:p>
    <w:p w14:paraId="58A1EB19">
      <w:pPr>
        <w:tabs>
          <w:tab w:val="left" w:pos="720"/>
        </w:tabs>
        <w:rPr>
          <w:ins w:id="130"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31"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4. Maintaining Access</w:t>
        </w:r>
      </w:ins>
    </w:p>
    <w:p w14:paraId="58A1EB1A">
      <w:pPr>
        <w:numPr>
          <w:ilvl w:val="0"/>
          <w:numId w:val="37"/>
        </w:numPr>
        <w:rPr>
          <w:ins w:id="132"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33"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Once inside the system, the goal is to maintain access to continue the assessment until all objectives are met. </w:t>
        </w:r>
      </w:ins>
    </w:p>
    <w:p w14:paraId="58A1EB1B">
      <w:pPr>
        <w:numPr>
          <w:ilvl w:val="0"/>
          <w:numId w:val="37"/>
        </w:numPr>
        <w:rPr>
          <w:ins w:id="134"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35"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This involves installing backdoors, Trojans, or other tools to ensure persistent access and can involve further internal reconnaissance to understand the network's structure and identify more vulnerabilities. </w:t>
        </w:r>
      </w:ins>
    </w:p>
    <w:p w14:paraId="58A1EB1C">
      <w:pPr>
        <w:tabs>
          <w:tab w:val="left" w:pos="720"/>
        </w:tabs>
        <w:rPr>
          <w:ins w:id="136"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37"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5. Covering Tracks</w:t>
        </w:r>
      </w:ins>
    </w:p>
    <w:p w14:paraId="58A1EB1D">
      <w:pPr>
        <w:numPr>
          <w:ilvl w:val="0"/>
          <w:numId w:val="38"/>
        </w:numPr>
        <w:rPr>
          <w:ins w:id="138"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39"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In this final phase, the ethical hacker removes all evidence of their presence to ensure their activity cannot be traced. </w:t>
        </w:r>
      </w:ins>
    </w:p>
    <w:p w14:paraId="58A1EB1E">
      <w:pPr>
        <w:numPr>
          <w:ilvl w:val="0"/>
          <w:numId w:val="38"/>
        </w:numPr>
        <w:rPr>
          <w:ins w:id="140"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41"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This includes actions like clearing or corrupting logs, deleting files, or uninstalling applications and software used during the test. </w:t>
        </w:r>
      </w:ins>
    </w:p>
    <w:p w14:paraId="58A1EB1F">
      <w:pPr>
        <w:tabs>
          <w:tab w:val="left" w:pos="720"/>
        </w:tabs>
        <w:rPr>
          <w:ins w:id="142"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p>
    <w:p w14:paraId="58A1EB20">
      <w:pPr>
        <w:tabs>
          <w:tab w:val="left" w:pos="720"/>
        </w:tabs>
        <w:rPr>
          <w:ins w:id="143"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p>
    <w:p w14:paraId="58A1EB21">
      <w:pPr>
        <w:tabs>
          <w:tab w:val="left" w:pos="643"/>
        </w:tabs>
        <w:rPr>
          <w:ins w:id="144"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p>
    <w:p w14:paraId="58A1EB22">
      <w:pPr>
        <w:rPr>
          <w:ins w:id="145" w:author="WPS_1709743493" w:date="2025-11-16T23:55:00Z"/>
          <w:rFonts w:hint="default" w:ascii="Calibri Light" w:hAnsi="Calibri Light" w:cs="Calibri Light"/>
          <w:b w:val="0"/>
          <w:bCs w:val="0"/>
          <w:color w:val="000000" w:themeColor="text1"/>
          <w:sz w:val="28"/>
          <w:szCs w:val="28"/>
          <w:u w:val="none"/>
          <w:lang w:val="en-US"/>
          <w14:textFill>
            <w14:solidFill>
              <w14:schemeClr w14:val="tx1"/>
            </w14:solidFill>
          </w14:textFill>
        </w:rPr>
      </w:pPr>
    </w:p>
    <w:p w14:paraId="40DCEAAE">
      <w:pPr>
        <w:rPr>
          <w:rFonts w:hint="default" w:ascii="Calibri Light" w:hAnsi="Calibri Light" w:cs="Calibri Light"/>
          <w:b w:val="0"/>
          <w:bCs w:val="0"/>
          <w:color w:val="000000" w:themeColor="text1"/>
          <w:u w:val="none"/>
          <w:lang w:val="en-US"/>
          <w14:textFill>
            <w14:solidFill>
              <w14:schemeClr w14:val="tx1"/>
            </w14:solidFill>
          </w14:textFill>
        </w:rPr>
      </w:pPr>
      <w:r>
        <w:rPr>
          <w:rFonts w:hint="default" w:ascii="Calibri Light" w:hAnsi="Calibri Light" w:cs="Calibri Light"/>
          <w:b w:val="0"/>
          <w:bCs w:val="0"/>
          <w:color w:val="000000" w:themeColor="text1"/>
          <w:u w:val="none"/>
          <w:lang w:val="en-US"/>
          <w14:textFill>
            <w14:solidFill>
              <w14:schemeClr w14:val="tx1"/>
            </w14:solidFill>
          </w14:textFill>
        </w:rPr>
        <w:t>Q) What is code of ethics?</w:t>
      </w:r>
    </w:p>
    <w:p w14:paraId="7623E0F6">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lang w:val="en-US"/>
          <w14:textFill>
            <w14:solidFill>
              <w14:schemeClr w14:val="tx1"/>
            </w14:solidFill>
          </w14:textFill>
        </w:rPr>
        <w:t>-&gt;</w:t>
      </w:r>
      <w:r>
        <w:rPr>
          <w:rFonts w:hint="default" w:ascii="Calibri Light" w:hAnsi="Calibri Light" w:cs="Calibri Light"/>
          <w:b w:val="0"/>
          <w:bCs w:val="0"/>
          <w:color w:val="000000" w:themeColor="text1"/>
          <w:u w:val="none"/>
          <w14:textFill>
            <w14:solidFill>
              <w14:schemeClr w14:val="tx1"/>
            </w14:solidFill>
          </w14:textFill>
        </w:rPr>
        <w:t xml:space="preserve">A </w:t>
      </w:r>
      <w:ins w:id="146"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code</w:t>
        </w:r>
      </w:ins>
      <w:r>
        <w:rPr>
          <w:rFonts w:hint="default" w:ascii="Calibri Light" w:hAnsi="Calibri Light" w:cs="Calibri Light"/>
          <w:b w:val="0"/>
          <w:bCs w:val="0"/>
          <w:color w:val="000000" w:themeColor="text1"/>
          <w:u w:val="none"/>
          <w14:textFill>
            <w14:solidFill>
              <w14:schemeClr w14:val="tx1"/>
            </w14:solidFill>
          </w14:textFill>
        </w:rPr>
        <w:t xml:space="preserve">Code of </w:t>
      </w:r>
      <w:ins w:id="147"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ethics</w:t>
        </w:r>
      </w:ins>
      <w:r>
        <w:rPr>
          <w:rFonts w:hint="default" w:ascii="Calibri Light" w:hAnsi="Calibri Light" w:cs="Calibri Light"/>
          <w:b w:val="0"/>
          <w:bCs w:val="0"/>
          <w:color w:val="000000" w:themeColor="text1"/>
          <w:u w:val="none"/>
          <w14:textFill>
            <w14:solidFill>
              <w14:schemeClr w14:val="tx1"/>
            </w14:solidFill>
          </w14:textFill>
        </w:rPr>
        <w:t>Ethics is</w:t>
      </w:r>
      <w:ins w:id="148"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 </w:t>
        </w:r>
      </w:ins>
      <w:r>
        <w:rPr>
          <w:rFonts w:hint="default" w:ascii="Calibri Light" w:hAnsi="Calibri Light" w:cs="Calibri Light"/>
          <w:b w:val="0"/>
          <w:bCs w:val="0"/>
          <w:color w:val="000000" w:themeColor="text1"/>
          <w:u w:val="none"/>
          <w14:textFill>
            <w14:solidFill>
              <w14:schemeClr w14:val="tx1"/>
            </w14:solidFill>
          </w14:textFill>
        </w:rPr>
        <w:t xml:space="preserve"> a formal set of principles, rules, and guidelines that </w:t>
      </w:r>
      <w:ins w:id="149"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 xml:space="preserve">help </w:t>
        </w:r>
      </w:ins>
      <w:r>
        <w:rPr>
          <w:rFonts w:hint="default" w:ascii="Calibri Light" w:hAnsi="Calibri Light" w:cs="Calibri Light"/>
          <w:b w:val="0"/>
          <w:bCs w:val="0"/>
          <w:color w:val="000000" w:themeColor="text1"/>
          <w:u w:val="none"/>
          <w14:textFill>
            <w14:solidFill>
              <w14:schemeClr w14:val="tx1"/>
            </w14:solidFill>
          </w14:textFill>
        </w:rPr>
        <w:t xml:space="preserve">outline the moral standards and professional conduct expected from individuals </w:t>
      </w:r>
      <w:ins w:id="150"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and</w:t>
        </w:r>
      </w:ins>
      <w:r>
        <w:rPr>
          <w:rFonts w:hint="default" w:ascii="Calibri Light" w:hAnsi="Calibri Light" w:cs="Calibri Light"/>
          <w:b w:val="0"/>
          <w:bCs w:val="0"/>
          <w:color w:val="000000" w:themeColor="text1"/>
          <w:u w:val="none"/>
          <w14:textFill>
            <w14:solidFill>
              <w14:schemeClr w14:val="tx1"/>
            </w14:solidFill>
          </w14:textFill>
        </w:rPr>
        <w:t>or organizations</w:t>
      </w:r>
      <w:ins w:id="151"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 xml:space="preserve"> conduct business with honesty and integrity. These codes define professional and ethical standards of behavior, guide</w:t>
        </w:r>
      </w:ins>
      <w:r>
        <w:rPr>
          <w:rFonts w:hint="default" w:ascii="Calibri Light" w:hAnsi="Calibri Light" w:cs="Calibri Light"/>
          <w:b w:val="0"/>
          <w:bCs w:val="0"/>
          <w:color w:val="000000" w:themeColor="text1"/>
          <w:u w:val="none"/>
          <w14:textFill>
            <w14:solidFill>
              <w14:schemeClr w14:val="tx1"/>
            </w14:solidFill>
          </w14:textFill>
        </w:rPr>
        <w:t xml:space="preserve">. It acts as a moral compass, guiding decision-making </w:t>
      </w:r>
      <w:ins w:id="152"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in complex situations, and help align actions with the organization's core values and socially acceptable norms</w:t>
        </w:r>
      </w:ins>
      <w:r>
        <w:rPr>
          <w:rFonts w:hint="default" w:ascii="Calibri Light" w:hAnsi="Calibri Light" w:cs="Calibri Light"/>
          <w:b w:val="0"/>
          <w:bCs w:val="0"/>
          <w:color w:val="000000" w:themeColor="text1"/>
          <w:u w:val="none"/>
          <w14:textFill>
            <w14:solidFill>
              <w14:schemeClr w14:val="tx1"/>
            </w14:solidFill>
          </w14:textFill>
        </w:rPr>
        <w:t>and behavior so that actions align with integrity, fairness, and responsibility. In simple terms, it’s a written promise of how you will behave ethically in your role or profession.</w:t>
      </w:r>
    </w:p>
    <w:p w14:paraId="597A2FB5">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1. Purpose of a Code of Ethics</w:t>
      </w:r>
    </w:p>
    <w:p w14:paraId="3F8513C9">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The main aim of a Code of Ethics is to:</w:t>
      </w:r>
    </w:p>
    <w:p w14:paraId="6F54E879">
      <w:pPr>
        <w:numPr>
          <w:ilvl w:val="0"/>
          <w:numId w:val="3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Promote honest, fair, and respectful behavior.</w:t>
      </w:r>
    </w:p>
    <w:p w14:paraId="27675DB9">
      <w:pPr>
        <w:numPr>
          <w:ilvl w:val="0"/>
          <w:numId w:val="3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Build trust between professionals and the public.</w:t>
      </w:r>
    </w:p>
    <w:p w14:paraId="43834E1C">
      <w:pPr>
        <w:numPr>
          <w:ilvl w:val="0"/>
          <w:numId w:val="3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Prevent misconduct, corruption, and exploitation.</w:t>
      </w:r>
    </w:p>
    <w:p w14:paraId="1F586217">
      <w:pPr>
        <w:numPr>
          <w:ilvl w:val="0"/>
          <w:numId w:val="3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Ensure accountability for actions.</w:t>
      </w:r>
    </w:p>
    <w:p w14:paraId="1CB7BEA3">
      <w:pPr>
        <w:numPr>
          <w:ilvl w:val="0"/>
          <w:numId w:val="3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Create consistency in how people handle ethical dilemmas.</w:t>
      </w:r>
    </w:p>
    <w:p w14:paraId="5019221F">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 Where It’s Used</w:t>
      </w:r>
    </w:p>
    <w:p w14:paraId="6F3ECDDC">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A Code of Ethics is common in:</w:t>
      </w:r>
    </w:p>
    <w:p w14:paraId="576C5F84">
      <w:pPr>
        <w:numPr>
          <w:ilvl w:val="0"/>
          <w:numId w:val="40"/>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Professions (medicine, law, teaching, engineering, cybersecurity, journalism)</w:t>
      </w:r>
    </w:p>
    <w:p w14:paraId="739928B0">
      <w:pPr>
        <w:numPr>
          <w:ilvl w:val="0"/>
          <w:numId w:val="40"/>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Companies (corporate ethics policies)</w:t>
      </w:r>
    </w:p>
    <w:p w14:paraId="55BACAB1">
      <w:pPr>
        <w:numPr>
          <w:ilvl w:val="0"/>
          <w:numId w:val="40"/>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Government agencies</w:t>
      </w:r>
    </w:p>
    <w:p w14:paraId="79FED1B9">
      <w:pPr>
        <w:numPr>
          <w:ilvl w:val="0"/>
          <w:numId w:val="40"/>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Nonprofits &amp; NGOs</w:t>
      </w:r>
    </w:p>
    <w:p w14:paraId="3FC095DA">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For example:</w:t>
      </w:r>
    </w:p>
    <w:p w14:paraId="5A41988C">
      <w:pPr>
        <w:numPr>
          <w:ilvl w:val="0"/>
          <w:numId w:val="41"/>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Doctors follow the Hippocratic Oath.</w:t>
      </w:r>
    </w:p>
    <w:p w14:paraId="21861039">
      <w:pPr>
        <w:numPr>
          <w:ilvl w:val="0"/>
          <w:numId w:val="41"/>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Lawyers follow the Bar Association’s code.</w:t>
      </w:r>
    </w:p>
    <w:p w14:paraId="2F291A9F">
      <w:pPr>
        <w:numPr>
          <w:ilvl w:val="0"/>
          <w:numId w:val="41"/>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Ethical hackers follow the EC-Council Code of Ethics.</w:t>
      </w:r>
    </w:p>
    <w:p w14:paraId="56EF1D47">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3. Common Principles in a Code of Ethics</w:t>
      </w:r>
    </w:p>
    <w:p w14:paraId="2E430CA1">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While each organization’s code can vary, most include:</w:t>
      </w:r>
    </w:p>
    <w:p w14:paraId="5D483C2D">
      <w:pPr>
        <w:numPr>
          <w:ilvl w:val="0"/>
          <w:numId w:val="42"/>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Integrity – Be honest and transparent in all dealings.</w:t>
      </w:r>
    </w:p>
    <w:p w14:paraId="37397353">
      <w:pPr>
        <w:numPr>
          <w:ilvl w:val="0"/>
          <w:numId w:val="42"/>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Confidentiality – Protect private or sensitive information.</w:t>
      </w:r>
    </w:p>
    <w:p w14:paraId="3209FCFD">
      <w:pPr>
        <w:numPr>
          <w:ilvl w:val="0"/>
          <w:numId w:val="42"/>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Objectivity – Make decisions without bias or favoritism.</w:t>
      </w:r>
    </w:p>
    <w:p w14:paraId="443B347A">
      <w:pPr>
        <w:numPr>
          <w:ilvl w:val="0"/>
          <w:numId w:val="42"/>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Respect – Treat people fairly, without discrimination.</w:t>
      </w:r>
    </w:p>
    <w:p w14:paraId="2E58F97F">
      <w:pPr>
        <w:numPr>
          <w:ilvl w:val="0"/>
          <w:numId w:val="42"/>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Accountability – Take responsibility for one’s actions.</w:t>
      </w:r>
    </w:p>
    <w:p w14:paraId="26685A6D">
      <w:pPr>
        <w:numPr>
          <w:ilvl w:val="0"/>
          <w:numId w:val="42"/>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Lawfulness – Follow all applicable laws and regulations.</w:t>
      </w:r>
    </w:p>
    <w:p w14:paraId="0C61C08C">
      <w:pPr>
        <w:numPr>
          <w:ilvl w:val="0"/>
          <w:numId w:val="42"/>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Professionalism – Maintain high standards of work and behavior.</w:t>
      </w:r>
    </w:p>
    <w:p w14:paraId="1D247023">
      <w:pPr>
        <w:numPr>
          <w:ilvl w:val="0"/>
          <w:numId w:val="42"/>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Avoiding Conflicts of Interest – Separate personal gain from professional duties.</w:t>
      </w:r>
    </w:p>
    <w:p w14:paraId="58A1EB3C">
      <w:pPr>
        <w:rPr>
          <w:ins w:id="153" w:author="WPS_1709743493" w:date="2025-11-16T23:55:00Z"/>
          <w:rFonts w:hint="default" w:ascii="Calibri Light" w:hAnsi="Calibri Light" w:cs="Calibri Light"/>
          <w:b w:val="0"/>
          <w:bCs w:val="0"/>
          <w:color w:val="000000" w:themeColor="text1"/>
          <w:sz w:val="28"/>
          <w:szCs w:val="28"/>
          <w:u w:val="none"/>
          <w:lang w:val="en-US"/>
          <w14:textFill>
            <w14:solidFill>
              <w14:schemeClr w14:val="tx1"/>
            </w14:solidFill>
          </w14:textFill>
        </w:rPr>
      </w:pPr>
    </w:p>
    <w:p w14:paraId="19EEA7D0">
      <w:pPr>
        <w:rPr>
          <w:rFonts w:hint="default" w:ascii="Calibri Light" w:hAnsi="Calibri Light" w:cs="Calibri Light"/>
          <w:b w:val="0"/>
          <w:bCs w:val="0"/>
          <w:color w:val="000000" w:themeColor="text1"/>
          <w:u w:val="none"/>
          <w14:textFill>
            <w14:solidFill>
              <w14:schemeClr w14:val="tx1"/>
            </w14:solidFill>
          </w14:textFill>
        </w:rPr>
      </w:pPr>
      <w:ins w:id="154" w:author="WPS_1709743493" w:date="2025-11-16T23:55:00Z">
        <w:r>
          <w:rPr>
            <w:rFonts w:hint="default" w:ascii="Calibri Light" w:hAnsi="Calibri Light" w:cs="Calibri Light"/>
            <w:b w:val="0"/>
            <w:bCs w:val="0"/>
            <w:color w:val="000000" w:themeColor="text1"/>
            <w:sz w:val="28"/>
            <w:szCs w:val="28"/>
            <w:u w:val="none"/>
            <w:lang w:val="en-US"/>
            <w14:textFill>
              <w14:solidFill>
                <w14:schemeClr w14:val="tx1"/>
              </w14:solidFill>
            </w14:textFill>
          </w:rPr>
          <w:t>Unit -2</w:t>
        </w:r>
      </w:ins>
      <w:r>
        <w:rPr>
          <w:rFonts w:hint="default" w:ascii="Calibri Light" w:hAnsi="Calibri Light" w:cs="Calibri Light"/>
          <w:b w:val="0"/>
          <w:bCs w:val="0"/>
          <w:color w:val="000000" w:themeColor="text1"/>
          <w:u w:val="none"/>
          <w14:textFill>
            <w14:solidFill>
              <w14:schemeClr w14:val="tx1"/>
            </w14:solidFill>
          </w14:textFill>
        </w:rPr>
        <w:t>4. Benefits of Having a Code of Ethics</w:t>
      </w:r>
    </w:p>
    <w:p w14:paraId="73A899C5">
      <w:pPr>
        <w:numPr>
          <w:ilvl w:val="0"/>
          <w:numId w:val="43"/>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Builds public trust and credibility.</w:t>
      </w:r>
    </w:p>
    <w:p w14:paraId="26201826">
      <w:pPr>
        <w:numPr>
          <w:ilvl w:val="0"/>
          <w:numId w:val="43"/>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Reduces legal and reputational risks.</w:t>
      </w:r>
    </w:p>
    <w:p w14:paraId="384B2DC4">
      <w:pPr>
        <w:numPr>
          <w:ilvl w:val="0"/>
          <w:numId w:val="43"/>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Helps employees handle ethical dilemmas consistently.</w:t>
      </w:r>
    </w:p>
    <w:p w14:paraId="37278861">
      <w:pPr>
        <w:numPr>
          <w:ilvl w:val="0"/>
          <w:numId w:val="43"/>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Improves workplace culture and morale.</w:t>
      </w:r>
    </w:p>
    <w:p w14:paraId="02A7B25B">
      <w:pPr>
        <w:numPr>
          <w:ilvl w:val="0"/>
          <w:numId w:val="43"/>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Encourages long-term sustainability through responsible practices.</w:t>
      </w:r>
    </w:p>
    <w:p w14:paraId="7671FA9D">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5. In Cybersecurity &amp; Ethical Hacking</w:t>
      </w:r>
    </w:p>
    <w:p w14:paraId="0DA843AA">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For ethical hackers, a Code of Ethics is especially important because they work with sensitive systems and confidential data.</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A cybersecurity Code of Ethics typically includes:</w:t>
      </w:r>
    </w:p>
    <w:p w14:paraId="0B388716">
      <w:pPr>
        <w:numPr>
          <w:ilvl w:val="0"/>
          <w:numId w:val="44"/>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Only hack with authorization from the system owner.</w:t>
      </w:r>
    </w:p>
    <w:p w14:paraId="12A2FE8F">
      <w:pPr>
        <w:numPr>
          <w:ilvl w:val="0"/>
          <w:numId w:val="44"/>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Do no harm to systems, data, or operations.</w:t>
      </w:r>
    </w:p>
    <w:p w14:paraId="120C63D5">
      <w:pPr>
        <w:numPr>
          <w:ilvl w:val="0"/>
          <w:numId w:val="44"/>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Report all findings honestly and do not hide vulnerabilities.</w:t>
      </w:r>
    </w:p>
    <w:p w14:paraId="005E987B">
      <w:pPr>
        <w:numPr>
          <w:ilvl w:val="0"/>
          <w:numId w:val="44"/>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Never exploit knowledge for personal gain or malicious purposes.</w:t>
      </w:r>
    </w:p>
    <w:p w14:paraId="480C5FB4">
      <w:pPr>
        <w:numPr>
          <w:ilvl w:val="0"/>
          <w:numId w:val="44"/>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Protect confidentiality of the client’s information.</w:t>
      </w:r>
    </w:p>
    <w:p w14:paraId="1DC05F00">
      <w:pPr>
        <w:rPr>
          <w:rFonts w:hint="default" w:ascii="Calibri Light" w:hAnsi="Calibri Light" w:cs="Calibri Light"/>
          <w:b w:val="0"/>
          <w:bCs w:val="0"/>
          <w:color w:val="000000" w:themeColor="text1"/>
          <w:u w:val="none"/>
          <w:lang w:val="en-US"/>
          <w14:textFill>
            <w14:solidFill>
              <w14:schemeClr w14:val="tx1"/>
            </w14:solidFill>
          </w14:textFill>
        </w:rPr>
      </w:pPr>
    </w:p>
    <w:p w14:paraId="7809465C">
      <w:pPr>
        <w:rPr>
          <w:rFonts w:hint="default" w:ascii="Calibri Light" w:hAnsi="Calibri Light" w:cs="Calibri Light"/>
          <w:b w:val="0"/>
          <w:bCs w:val="0"/>
          <w:color w:val="000000" w:themeColor="text1"/>
          <w:u w:val="none"/>
          <w:lang w:val="en-US"/>
          <w14:textFill>
            <w14:solidFill>
              <w14:schemeClr w14:val="tx1"/>
            </w14:solidFill>
          </w14:textFill>
        </w:rPr>
      </w:pPr>
      <w:r>
        <w:rPr>
          <w:rFonts w:hint="default" w:ascii="Calibri Light" w:hAnsi="Calibri Light" w:cs="Calibri Light"/>
          <w:b w:val="0"/>
          <w:bCs w:val="0"/>
          <w:color w:val="000000" w:themeColor="text1"/>
          <w:u w:val="none"/>
          <w:lang w:val="en-US"/>
          <w14:textFill>
            <w14:solidFill>
              <w14:schemeClr w14:val="tx1"/>
            </w14:solidFill>
          </w14:textFill>
        </w:rPr>
        <w:t>Q) What is Footprinting? And its type and its ways</w:t>
      </w:r>
    </w:p>
    <w:p w14:paraId="16DD1C94">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lang w:val="en-US"/>
          <w14:textFill>
            <w14:solidFill>
              <w14:schemeClr w14:val="tx1"/>
            </w14:solidFill>
          </w14:textFill>
        </w:rPr>
        <w:t>-&gt;</w:t>
      </w:r>
      <w:r>
        <w:rPr>
          <w:rFonts w:hint="default" w:ascii="Calibri Light" w:hAnsi="Calibri Light" w:cs="Calibri Light"/>
          <w:b w:val="0"/>
          <w:bCs w:val="0"/>
          <w:color w:val="000000" w:themeColor="text1"/>
          <w:u w:val="none"/>
          <w14:textFill>
            <w14:solidFill>
              <w14:schemeClr w14:val="tx1"/>
            </w14:solidFill>
          </w14:textFill>
        </w:rPr>
        <w:t>Footprinting is the first step in ethical hacking where an attacker (or ethical hacker) gathers as much information as possible about a target system, network, or organization—before attempting any real attack. The goal is to create a complete profile of the target so that potential vulnerabilities can be identified.</w:t>
      </w:r>
    </w:p>
    <w:p w14:paraId="3B9E15A2">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1. What is Footprinting?</w:t>
      </w:r>
    </w:p>
    <w:p w14:paraId="3AB0C6B6">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Footprinting is the process of collecting data about a target organization using various tools and techniques.</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It’s like a detective gathering clues before solving a case.</w:t>
      </w:r>
    </w:p>
    <w:p w14:paraId="2AC40C4F">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Collected information can include:</w:t>
      </w:r>
    </w:p>
    <w:p w14:paraId="3E190485">
      <w:pPr>
        <w:numPr>
          <w:ilvl w:val="0"/>
          <w:numId w:val="4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Domain names and IP addresses</w:t>
      </w:r>
    </w:p>
    <w:p w14:paraId="60CF49A4">
      <w:pPr>
        <w:numPr>
          <w:ilvl w:val="0"/>
          <w:numId w:val="4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Server details and operating systems</w:t>
      </w:r>
    </w:p>
    <w:p w14:paraId="0B4904EE">
      <w:pPr>
        <w:numPr>
          <w:ilvl w:val="0"/>
          <w:numId w:val="4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Email addresses and contact information</w:t>
      </w:r>
    </w:p>
    <w:p w14:paraId="0B4EC49A">
      <w:pPr>
        <w:numPr>
          <w:ilvl w:val="0"/>
          <w:numId w:val="4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Network topology and firewall configurations</w:t>
      </w:r>
    </w:p>
    <w:p w14:paraId="67D90CE1">
      <w:pPr>
        <w:numPr>
          <w:ilvl w:val="0"/>
          <w:numId w:val="4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Employee names, roles, and social media profiles</w:t>
      </w:r>
    </w:p>
    <w:p w14:paraId="0CCFF1C7">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2. Types of Footprinting</w:t>
      </w:r>
    </w:p>
    <w:p w14:paraId="207B1133">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Footprinting can be classified mainly into three types:</w:t>
      </w:r>
    </w:p>
    <w:p w14:paraId="2C4F83F5">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a) Passive Footprinting</w:t>
      </w:r>
    </w:p>
    <w:p w14:paraId="01860ADA">
      <w:pPr>
        <w:numPr>
          <w:ilvl w:val="0"/>
          <w:numId w:val="46"/>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Information is gathered without directly interacting with the target’s system.</w:t>
      </w:r>
    </w:p>
    <w:p w14:paraId="0E5AED31">
      <w:pPr>
        <w:numPr>
          <w:ilvl w:val="0"/>
          <w:numId w:val="46"/>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Relies on publicly available sources.</w:t>
      </w:r>
    </w:p>
    <w:p w14:paraId="514A39C8">
      <w:pPr>
        <w:numPr>
          <w:ilvl w:val="0"/>
          <w:numId w:val="46"/>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Example: Searching Google for company info, checking WHOIS records, scanning social media profiles.</w:t>
      </w:r>
    </w:p>
    <w:p w14:paraId="27978FDA">
      <w:pPr>
        <w:numPr>
          <w:ilvl w:val="0"/>
          <w:numId w:val="46"/>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Risk: Almost no risk of detection.</w:t>
      </w:r>
    </w:p>
    <w:p w14:paraId="7C76666C">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b) Active Footprinting</w:t>
      </w:r>
    </w:p>
    <w:p w14:paraId="65444155">
      <w:pPr>
        <w:numPr>
          <w:ilvl w:val="0"/>
          <w:numId w:val="4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Involves direct interaction with the target’s systems.</w:t>
      </w:r>
    </w:p>
    <w:p w14:paraId="068B3CB7">
      <w:pPr>
        <w:numPr>
          <w:ilvl w:val="0"/>
          <w:numId w:val="4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Uses network scanning, ping sweeps, and traceroutes to gather details.</w:t>
      </w:r>
    </w:p>
    <w:p w14:paraId="26A4DC00">
      <w:pPr>
        <w:numPr>
          <w:ilvl w:val="0"/>
          <w:numId w:val="4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Example: Using Nmap to find open ports or identifying the operating system.</w:t>
      </w:r>
    </w:p>
    <w:p w14:paraId="1D98A339">
      <w:pPr>
        <w:numPr>
          <w:ilvl w:val="0"/>
          <w:numId w:val="4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Risk: Higher chance of being detected.</w:t>
      </w:r>
    </w:p>
    <w:p w14:paraId="03BA9688">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 Semi-Passive Footprinting</w:t>
      </w:r>
    </w:p>
    <w:p w14:paraId="282D8433">
      <w:pPr>
        <w:numPr>
          <w:ilvl w:val="0"/>
          <w:numId w:val="48"/>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A mix of passive and active approaches.</w:t>
      </w:r>
    </w:p>
    <w:p w14:paraId="7535531E">
      <w:pPr>
        <w:numPr>
          <w:ilvl w:val="0"/>
          <w:numId w:val="48"/>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Information is collected with minimal interaction to avoid detection, but still involves some direct probing.</w:t>
      </w:r>
    </w:p>
    <w:p w14:paraId="19C2A7C0">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3. Ways / Techniques of Footprinting</w:t>
      </w:r>
    </w:p>
    <w:p w14:paraId="5BAA4258">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Ethical hackers use many techniques to gather information. Some common ways include:</w:t>
      </w:r>
    </w:p>
    <w:p w14:paraId="2DC022C1">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a) Search Engines</w:t>
      </w:r>
    </w:p>
    <w:p w14:paraId="3F021876">
      <w:pPr>
        <w:numPr>
          <w:ilvl w:val="0"/>
          <w:numId w:val="4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Using Google, Bing, or DuckDuckGo to find details about the target.</w:t>
      </w:r>
    </w:p>
    <w:p w14:paraId="4E71323F">
      <w:pPr>
        <w:numPr>
          <w:ilvl w:val="0"/>
          <w:numId w:val="4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Google Dorking: Using advanced search operators to find sensitive info.</w:t>
      </w:r>
    </w:p>
    <w:p w14:paraId="67A16A62">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b) WHOIS Lookup</w:t>
      </w:r>
    </w:p>
    <w:p w14:paraId="367B2717">
      <w:pPr>
        <w:numPr>
          <w:ilvl w:val="0"/>
          <w:numId w:val="50"/>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Finding ownership, registration dates, and contact info for domain names.</w:t>
      </w:r>
    </w:p>
    <w:p w14:paraId="2D977001">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 DNS Enumeration</w:t>
      </w:r>
    </w:p>
    <w:p w14:paraId="25B09741">
      <w:pPr>
        <w:numPr>
          <w:ilvl w:val="0"/>
          <w:numId w:val="51"/>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Identifying DNS records such as MX (mail servers), A (IP addresses), CNAME (aliases), and TXT (security policies).</w:t>
      </w:r>
    </w:p>
    <w:p w14:paraId="02A757A2">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 Social Media &amp; Public Records</w:t>
      </w:r>
    </w:p>
    <w:p w14:paraId="68D98C1C">
      <w:pPr>
        <w:numPr>
          <w:ilvl w:val="0"/>
          <w:numId w:val="52"/>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Collecting information from LinkedIn, Facebook, Twitter, government records, and news articles.</w:t>
      </w:r>
    </w:p>
    <w:p w14:paraId="7CE0F918">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 Email Harvesting</w:t>
      </w:r>
    </w:p>
    <w:p w14:paraId="5DC10647">
      <w:pPr>
        <w:numPr>
          <w:ilvl w:val="0"/>
          <w:numId w:val="53"/>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Finding and collecting email addresses to target later for phishing or social engineering.</w:t>
      </w:r>
    </w:p>
    <w:p w14:paraId="511AB5AC">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f) Website Footprinting</w:t>
      </w:r>
    </w:p>
    <w:p w14:paraId="08B86633">
      <w:pPr>
        <w:numPr>
          <w:ilvl w:val="0"/>
          <w:numId w:val="54"/>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Analyzing the target’s website using tools like Netcraft, Wappalyzer, or BuiltWith to find server types, frameworks, and technology stack.</w:t>
      </w:r>
    </w:p>
    <w:p w14:paraId="2535566C">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g) Network Reconnaissance</w:t>
      </w:r>
    </w:p>
    <w:p w14:paraId="0A4120F0">
      <w:pPr>
        <w:numPr>
          <w:ilvl w:val="0"/>
          <w:numId w:val="5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Using ping, traceroute, and port scanning to map the network.</w:t>
      </w:r>
    </w:p>
    <w:p w14:paraId="7F995766">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h) Archive &amp; Cached Data</w:t>
      </w:r>
    </w:p>
    <w:p w14:paraId="38BAD772">
      <w:pPr>
        <w:numPr>
          <w:ilvl w:val="0"/>
          <w:numId w:val="56"/>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Using services like Wayback Machine to view older versions of websites.</w:t>
      </w:r>
    </w:p>
    <w:p w14:paraId="72E7FFC3">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i) Job Portals &amp; Document Metadata</w:t>
      </w:r>
    </w:p>
    <w:p w14:paraId="494BC364">
      <w:pPr>
        <w:numPr>
          <w:ilvl w:val="0"/>
          <w:numId w:val="5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Analyzing job postings to learn about technologies used.</w:t>
      </w:r>
    </w:p>
    <w:p w14:paraId="7A93AE5D">
      <w:pPr>
        <w:numPr>
          <w:ilvl w:val="0"/>
          <w:numId w:val="5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Checking document properties for usernames, software versions, and locations.</w:t>
      </w:r>
    </w:p>
    <w:p w14:paraId="0E951A3A">
      <w:pPr>
        <w:rPr>
          <w:rFonts w:hint="default" w:ascii="Calibri Light" w:hAnsi="Calibri Light" w:cs="Calibri Light"/>
          <w:b w:val="0"/>
          <w:bCs w:val="0"/>
          <w:color w:val="000000" w:themeColor="text1"/>
          <w:u w:val="none"/>
          <w:lang w:val="en-US"/>
          <w14:textFill>
            <w14:solidFill>
              <w14:schemeClr w14:val="tx1"/>
            </w14:solidFill>
          </w14:textFill>
        </w:rPr>
      </w:pPr>
    </w:p>
    <w:p w14:paraId="091BE10A">
      <w:pPr>
        <w:rPr>
          <w:rFonts w:hint="default" w:ascii="Calibri Light" w:hAnsi="Calibri Light" w:cs="Calibri Light"/>
          <w:b w:val="0"/>
          <w:bCs w:val="0"/>
          <w:color w:val="000000" w:themeColor="text1"/>
          <w:u w:val="none"/>
          <w:lang w:val="en-US"/>
          <w14:textFill>
            <w14:solidFill>
              <w14:schemeClr w14:val="tx1"/>
            </w14:solidFill>
          </w14:textFill>
        </w:rPr>
      </w:pPr>
      <w:r>
        <w:rPr>
          <w:rFonts w:hint="default" w:ascii="Calibri Light" w:hAnsi="Calibri Light" w:cs="Calibri Light"/>
          <w:b w:val="0"/>
          <w:bCs w:val="0"/>
          <w:color w:val="000000" w:themeColor="text1"/>
          <w:u w:val="none"/>
          <w:lang w:val="en-US"/>
          <w14:textFill>
            <w14:solidFill>
              <w14:schemeClr w14:val="tx1"/>
            </w14:solidFill>
          </w14:textFill>
        </w:rPr>
        <w:t xml:space="preserve">Q) Adv and </w:t>
      </w:r>
      <w:ins w:id="155" w:author="WPS_1709743493" w:date="2025-11-16T23:55:00Z">
        <w:r>
          <w:rPr>
            <w:rFonts w:hint="default" w:ascii="Calibri Light" w:hAnsi="Calibri Light" w:cs="Calibri Light"/>
            <w:b w:val="0"/>
            <w:bCs w:val="0"/>
            <w:color w:val="000000" w:themeColor="text1"/>
            <w:sz w:val="32"/>
            <w:szCs w:val="32"/>
            <w:u w:val="none"/>
            <w:lang w:val="en-US"/>
            <w14:textFill>
              <w14:solidFill>
                <w14:schemeClr w14:val="tx1"/>
              </w14:solidFill>
            </w14:textFill>
          </w:rPr>
          <w:t>disadvantegs</w:t>
        </w:r>
      </w:ins>
      <w:r>
        <w:rPr>
          <w:rFonts w:hint="default" w:ascii="Calibri Light" w:hAnsi="Calibri Light" w:cs="Calibri Light"/>
          <w:b w:val="0"/>
          <w:bCs w:val="0"/>
          <w:color w:val="000000" w:themeColor="text1"/>
          <w:u w:val="none"/>
          <w:lang w:val="en-US"/>
          <w14:textFill>
            <w14:solidFill>
              <w14:schemeClr w14:val="tx1"/>
            </w14:solidFill>
          </w14:textFill>
        </w:rPr>
        <w:t>disadv of footprinting?</w:t>
      </w:r>
    </w:p>
    <w:p w14:paraId="0D94F86E">
      <w:pPr>
        <w:rPr>
          <w:rFonts w:hint="default" w:ascii="Calibri Light" w:hAnsi="Calibri Light" w:cs="Calibri Light"/>
          <w:b w:val="0"/>
          <w:bCs w:val="0"/>
          <w:color w:val="000000" w:themeColor="text1"/>
          <w:u w:val="none"/>
          <w:lang w:val="en-US"/>
          <w14:textFill>
            <w14:solidFill>
              <w14:schemeClr w14:val="tx1"/>
            </w14:solidFill>
          </w14:textFill>
        </w:rPr>
      </w:pPr>
      <w:r>
        <w:rPr>
          <w:rFonts w:hint="default" w:ascii="Calibri Light" w:hAnsi="Calibri Light" w:cs="Calibri Light"/>
          <w:b w:val="0"/>
          <w:bCs w:val="0"/>
          <w:color w:val="000000" w:themeColor="text1"/>
          <w:u w:val="none"/>
          <w:lang w:val="en-US"/>
          <w14:textFill>
            <w14:solidFill>
              <w14:schemeClr w14:val="tx1"/>
            </w14:solidFill>
          </w14:textFill>
        </w:rPr>
        <w:t>-&gt;</w:t>
      </w:r>
    </w:p>
    <w:p w14:paraId="270B457E">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Advantages of Footprinting</w:t>
      </w:r>
    </w:p>
    <w:p w14:paraId="7675A8B8">
      <w:pPr>
        <w:numPr>
          <w:ilvl w:val="0"/>
          <w:numId w:val="58"/>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Identifies Potential Vulnerabilities</w:t>
      </w:r>
    </w:p>
    <w:p w14:paraId="1AD692A8">
      <w:pPr>
        <w:numPr>
          <w:ilvl w:val="1"/>
          <w:numId w:val="58"/>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Helps ethical hackers and security teams find weak points before attackers do.</w:t>
      </w:r>
    </w:p>
    <w:p w14:paraId="34C4FB97">
      <w:pPr>
        <w:numPr>
          <w:ilvl w:val="0"/>
          <w:numId w:val="58"/>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Improves Security Planning</w:t>
      </w:r>
    </w:p>
    <w:p w14:paraId="03F4B16B">
      <w:pPr>
        <w:numPr>
          <w:ilvl w:val="1"/>
          <w:numId w:val="58"/>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Provides valuable intelligence to design better defenses.</w:t>
      </w:r>
    </w:p>
    <w:p w14:paraId="5D46F604">
      <w:pPr>
        <w:numPr>
          <w:ilvl w:val="0"/>
          <w:numId w:val="58"/>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Guides Penetration Testing</w:t>
      </w:r>
    </w:p>
    <w:p w14:paraId="0658CE60">
      <w:pPr>
        <w:numPr>
          <w:ilvl w:val="1"/>
          <w:numId w:val="58"/>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Acts as the foundation for ethical hacking by mapping the target.</w:t>
      </w:r>
    </w:p>
    <w:p w14:paraId="17F1E0F7">
      <w:pPr>
        <w:numPr>
          <w:ilvl w:val="0"/>
          <w:numId w:val="58"/>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Saves Time in Later Stages</w:t>
      </w:r>
    </w:p>
    <w:p w14:paraId="35501E07">
      <w:pPr>
        <w:numPr>
          <w:ilvl w:val="1"/>
          <w:numId w:val="58"/>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Reduces guesswork during scanning and exploitation phases.</w:t>
      </w:r>
    </w:p>
    <w:p w14:paraId="5D9CB228">
      <w:pPr>
        <w:numPr>
          <w:ilvl w:val="0"/>
          <w:numId w:val="58"/>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Helps Understand the Attack Surface</w:t>
      </w:r>
    </w:p>
    <w:p w14:paraId="5F6B8A89">
      <w:pPr>
        <w:numPr>
          <w:ilvl w:val="1"/>
          <w:numId w:val="58"/>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Gives a full view of what systems, applications, and networks are exposed.</w:t>
      </w:r>
    </w:p>
    <w:p w14:paraId="3BAE9A16">
      <w:pPr>
        <w:numPr>
          <w:ilvl w:val="0"/>
          <w:numId w:val="58"/>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Low Cost in Passive Mode</w:t>
      </w:r>
    </w:p>
    <w:p w14:paraId="345A228C">
      <w:pPr>
        <w:numPr>
          <w:ilvl w:val="1"/>
          <w:numId w:val="58"/>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Passive footprinting uses free, publicly available information.</w:t>
      </w:r>
    </w:p>
    <w:p w14:paraId="00EC2590">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Disadvantages of Footprinting</w:t>
      </w:r>
    </w:p>
    <w:p w14:paraId="7E69AA79">
      <w:pPr>
        <w:numPr>
          <w:ilvl w:val="0"/>
          <w:numId w:val="5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Can Be Detected (Active Footprinting)</w:t>
      </w:r>
    </w:p>
    <w:p w14:paraId="36BDE7C2">
      <w:pPr>
        <w:numPr>
          <w:ilvl w:val="1"/>
          <w:numId w:val="5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Direct probing (e.g., port scans) may trigger security alerts.</w:t>
      </w:r>
    </w:p>
    <w:p w14:paraId="2E70CFF9">
      <w:pPr>
        <w:numPr>
          <w:ilvl w:val="0"/>
          <w:numId w:val="5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Risk of Misuse</w:t>
      </w:r>
    </w:p>
    <w:p w14:paraId="38E75CC6">
      <w:pPr>
        <w:numPr>
          <w:ilvl w:val="1"/>
          <w:numId w:val="5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If information falls into the wrong hands, it can be used for malicious attacks.</w:t>
      </w:r>
    </w:p>
    <w:p w14:paraId="1EDEDF30">
      <w:pPr>
        <w:numPr>
          <w:ilvl w:val="0"/>
          <w:numId w:val="5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Incomplete or Outdated Data</w:t>
      </w:r>
    </w:p>
    <w:p w14:paraId="6725044F">
      <w:pPr>
        <w:numPr>
          <w:ilvl w:val="1"/>
          <w:numId w:val="5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Publicly available info may be inaccurate or no longer valid.</w:t>
      </w:r>
    </w:p>
    <w:p w14:paraId="12233CAB">
      <w:pPr>
        <w:numPr>
          <w:ilvl w:val="0"/>
          <w:numId w:val="5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Time-Consuming</w:t>
      </w:r>
    </w:p>
    <w:p w14:paraId="6CDB2A29">
      <w:pPr>
        <w:numPr>
          <w:ilvl w:val="1"/>
          <w:numId w:val="5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Gathering and verifying information can take a long time.</w:t>
      </w:r>
    </w:p>
    <w:p w14:paraId="2EED5005">
      <w:pPr>
        <w:numPr>
          <w:ilvl w:val="0"/>
          <w:numId w:val="5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Legal Risks Without Permission</w:t>
      </w:r>
    </w:p>
    <w:p w14:paraId="6123A3A9">
      <w:pPr>
        <w:numPr>
          <w:ilvl w:val="1"/>
          <w:numId w:val="5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Performing active footprinting on systems without authorization can be illegal.</w:t>
      </w:r>
    </w:p>
    <w:p w14:paraId="2F4A6E0D">
      <w:pPr>
        <w:numPr>
          <w:ilvl w:val="0"/>
          <w:numId w:val="5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False Sense of Security</w:t>
      </w:r>
    </w:p>
    <w:p w14:paraId="556CB287">
      <w:pPr>
        <w:numPr>
          <w:ilvl w:val="1"/>
          <w:numId w:val="5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Organizations may believe they are safe if nothing is found, but new vulnerabilities can appear later.</w:t>
      </w:r>
    </w:p>
    <w:p w14:paraId="58A1EB73">
      <w:pPr>
        <w:tabs>
          <w:tab w:val="left" w:pos="720"/>
          <w:tab w:val="left" w:pos="1440"/>
        </w:tabs>
        <w:rPr>
          <w:ins w:id="156"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57"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Purpose of Footprinting (in short)</w:t>
        </w:r>
      </w:ins>
    </w:p>
    <w:p w14:paraId="58A1EB74">
      <w:pPr>
        <w:numPr>
          <w:ilvl w:val="0"/>
          <w:numId w:val="60"/>
        </w:numPr>
        <w:tabs>
          <w:tab w:val="left" w:pos="1440"/>
        </w:tabs>
        <w:rPr>
          <w:ins w:id="158"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59"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To gather information about the target before launching an attack.</w:t>
        </w:r>
      </w:ins>
    </w:p>
    <w:p w14:paraId="58A1EB75">
      <w:pPr>
        <w:numPr>
          <w:ilvl w:val="0"/>
          <w:numId w:val="60"/>
        </w:numPr>
        <w:tabs>
          <w:tab w:val="left" w:pos="1440"/>
        </w:tabs>
        <w:rPr>
          <w:ins w:id="160"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61"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To understand the security posture of the target.</w:t>
        </w:r>
      </w:ins>
    </w:p>
    <w:p w14:paraId="58A1EB76">
      <w:pPr>
        <w:numPr>
          <w:ilvl w:val="0"/>
          <w:numId w:val="60"/>
        </w:numPr>
        <w:tabs>
          <w:tab w:val="left" w:pos="1440"/>
        </w:tabs>
        <w:rPr>
          <w:ins w:id="162"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63"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To identify potential vulnerabilities or weak points.</w:t>
        </w:r>
      </w:ins>
    </w:p>
    <w:p w14:paraId="58A1EB77">
      <w:pPr>
        <w:tabs>
          <w:tab w:val="left" w:pos="720"/>
          <w:tab w:val="left" w:pos="1440"/>
        </w:tabs>
        <w:rPr>
          <w:ins w:id="164"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65"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pict>
            <v:rect id="_x0000_i1025" o:spt="1" style="height:1.5pt;width:0pt;" fillcolor="#A0A0A0" filled="t" stroked="f" coordsize="21600,21600" o:hr="t" o:hrstd="t" o:hralign="center">
              <v:path/>
              <v:fill on="t" focussize="0,0"/>
              <v:stroke on="f"/>
              <v:imagedata o:title=""/>
              <o:lock v:ext="edit"/>
              <w10:wrap type="none"/>
              <w10:anchorlock/>
            </v:rect>
          </w:pict>
        </w:r>
      </w:ins>
    </w:p>
    <w:p w14:paraId="58A1EB78">
      <w:pPr>
        <w:tabs>
          <w:tab w:val="left" w:pos="720"/>
          <w:tab w:val="left" w:pos="1440"/>
        </w:tabs>
        <w:rPr>
          <w:ins w:id="167"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68"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 Objectives of Footprinting (in short)</w:t>
        </w:r>
      </w:ins>
    </w:p>
    <w:p w14:paraId="58A1EB79">
      <w:pPr>
        <w:numPr>
          <w:ilvl w:val="0"/>
          <w:numId w:val="61"/>
        </w:numPr>
        <w:tabs>
          <w:tab w:val="left" w:pos="1440"/>
        </w:tabs>
        <w:rPr>
          <w:ins w:id="169"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70"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Identify domain names, IP addresses, and network blocks.</w:t>
        </w:r>
      </w:ins>
    </w:p>
    <w:p w14:paraId="58A1EB7A">
      <w:pPr>
        <w:numPr>
          <w:ilvl w:val="0"/>
          <w:numId w:val="61"/>
        </w:numPr>
        <w:tabs>
          <w:tab w:val="left" w:pos="1440"/>
        </w:tabs>
        <w:rPr>
          <w:ins w:id="171"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72"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Collect details about systems, technologies, servers, and services used.</w:t>
        </w:r>
      </w:ins>
    </w:p>
    <w:p w14:paraId="58A1EB7B">
      <w:pPr>
        <w:numPr>
          <w:ilvl w:val="0"/>
          <w:numId w:val="61"/>
        </w:numPr>
        <w:tabs>
          <w:tab w:val="left" w:pos="1440"/>
        </w:tabs>
        <w:rPr>
          <w:ins w:id="173"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74"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Discover employee information (emails, phone numbers, job roles).</w:t>
        </w:r>
      </w:ins>
    </w:p>
    <w:p w14:paraId="58A1EB7C">
      <w:pPr>
        <w:numPr>
          <w:ilvl w:val="0"/>
          <w:numId w:val="61"/>
        </w:numPr>
        <w:tabs>
          <w:tab w:val="left" w:pos="1440"/>
        </w:tabs>
        <w:rPr>
          <w:ins w:id="175"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76"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Map network structure, firewalls, and security devices.</w:t>
        </w:r>
      </w:ins>
    </w:p>
    <w:p w14:paraId="58A1EB7D">
      <w:pPr>
        <w:numPr>
          <w:ilvl w:val="0"/>
          <w:numId w:val="61"/>
        </w:numPr>
        <w:tabs>
          <w:tab w:val="left" w:pos="1440"/>
        </w:tabs>
        <w:rPr>
          <w:ins w:id="177"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78"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Find entry points for further scanning or exploitation.</w:t>
        </w:r>
      </w:ins>
    </w:p>
    <w:p w14:paraId="58A1EB7E">
      <w:pPr>
        <w:tabs>
          <w:tab w:val="left" w:pos="720"/>
          <w:tab w:val="left" w:pos="1440"/>
        </w:tabs>
        <w:ind w:left="360"/>
        <w:rPr>
          <w:ins w:id="179"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p>
    <w:p w14:paraId="58A1EB7F">
      <w:pPr>
        <w:tabs>
          <w:tab w:val="left" w:pos="720"/>
          <w:tab w:val="left" w:pos="1440"/>
        </w:tabs>
        <w:rPr>
          <w:ins w:id="180" w:author="WPS_1709743493" w:date="2025-11-16T23:55:00Z"/>
          <w:rFonts w:hint="default" w:ascii="Calibri Light" w:hAnsi="Calibri Light" w:cs="Calibri Light"/>
          <w:b w:val="0"/>
          <w:bCs w:val="0"/>
          <w:color w:val="000000" w:themeColor="text1"/>
          <w:sz w:val="32"/>
          <w:szCs w:val="32"/>
          <w:u w:val="none"/>
          <w14:textFill>
            <w14:solidFill>
              <w14:schemeClr w14:val="tx1"/>
            </w14:solidFill>
          </w14:textFill>
        </w:rPr>
      </w:pPr>
      <w:ins w:id="181" w:author="WPS_1709743493" w:date="2025-11-16T23:55:00Z">
        <w:r>
          <w:rPr>
            <w:rFonts w:hint="default" w:ascii="Calibri Light" w:hAnsi="Calibri Light" w:cs="Calibri Light"/>
            <w:b w:val="0"/>
            <w:bCs w:val="0"/>
            <w:color w:val="000000" w:themeColor="text1"/>
            <w:sz w:val="32"/>
            <w:szCs w:val="32"/>
            <w:u w:val="none"/>
            <w14:textFill>
              <w14:solidFill>
                <w14:schemeClr w14:val="tx1"/>
              </w14:solidFill>
            </w14:textFill>
          </w:rPr>
          <w:t>Q) footprinting threats and countermeasures</w:t>
        </w:r>
      </w:ins>
    </w:p>
    <w:p w14:paraId="58A1EB80">
      <w:pPr>
        <w:tabs>
          <w:tab w:val="left" w:pos="720"/>
          <w:tab w:val="left" w:pos="1440"/>
        </w:tabs>
        <w:rPr>
          <w:ins w:id="182"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83"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-&gt;Footprinting Threats</w:t>
        </w:r>
      </w:ins>
    </w:p>
    <w:p w14:paraId="58A1EB81">
      <w:pPr>
        <w:tabs>
          <w:tab w:val="left" w:pos="720"/>
          <w:tab w:val="left" w:pos="1440"/>
        </w:tabs>
        <w:rPr>
          <w:ins w:id="184"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85"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Footprinting can expose sensitive information that attackers use for later stages like scanning and exploitation.</w:t>
        </w:r>
      </w:ins>
    </w:p>
    <w:p w14:paraId="58A1EB82">
      <w:pPr>
        <w:tabs>
          <w:tab w:val="left" w:pos="720"/>
          <w:tab w:val="left" w:pos="1440"/>
        </w:tabs>
        <w:rPr>
          <w:ins w:id="186"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87"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1. Information Leakage</w:t>
        </w:r>
      </w:ins>
    </w:p>
    <w:p w14:paraId="58A1EB83">
      <w:pPr>
        <w:tabs>
          <w:tab w:val="left" w:pos="720"/>
          <w:tab w:val="left" w:pos="1440"/>
        </w:tabs>
        <w:rPr>
          <w:ins w:id="188"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89"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Leaking critical details such as:</w:t>
        </w:r>
      </w:ins>
    </w:p>
    <w:p w14:paraId="58A1EB84">
      <w:pPr>
        <w:numPr>
          <w:ilvl w:val="0"/>
          <w:numId w:val="62"/>
        </w:numPr>
        <w:tabs>
          <w:tab w:val="left" w:pos="1440"/>
        </w:tabs>
        <w:rPr>
          <w:ins w:id="190"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91"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IP ranges</w:t>
        </w:r>
      </w:ins>
    </w:p>
    <w:p w14:paraId="58A1EB85">
      <w:pPr>
        <w:numPr>
          <w:ilvl w:val="0"/>
          <w:numId w:val="62"/>
        </w:numPr>
        <w:tabs>
          <w:tab w:val="left" w:pos="1440"/>
        </w:tabs>
        <w:rPr>
          <w:ins w:id="192"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93"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DNS records</w:t>
        </w:r>
      </w:ins>
    </w:p>
    <w:p w14:paraId="58A1EB86">
      <w:pPr>
        <w:numPr>
          <w:ilvl w:val="0"/>
          <w:numId w:val="62"/>
        </w:numPr>
        <w:tabs>
          <w:tab w:val="left" w:pos="1440"/>
        </w:tabs>
        <w:rPr>
          <w:ins w:id="194"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95"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Server information</w:t>
        </w:r>
      </w:ins>
    </w:p>
    <w:p w14:paraId="58A1EB87">
      <w:pPr>
        <w:numPr>
          <w:ilvl w:val="0"/>
          <w:numId w:val="62"/>
        </w:numPr>
        <w:tabs>
          <w:tab w:val="left" w:pos="1440"/>
        </w:tabs>
        <w:rPr>
          <w:ins w:id="196"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97"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Software versions</w:t>
        </w:r>
      </w:ins>
    </w:p>
    <w:p w14:paraId="58A1EB88">
      <w:pPr>
        <w:numPr>
          <w:ilvl w:val="0"/>
          <w:numId w:val="62"/>
        </w:numPr>
        <w:tabs>
          <w:tab w:val="left" w:pos="1440"/>
        </w:tabs>
        <w:rPr>
          <w:ins w:id="198"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199"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Employee details</w:t>
        </w:r>
      </w:ins>
      <w:ins w:id="200"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br w:type="textWrapping"/>
        </w:r>
      </w:ins>
      <w:ins w:id="201"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This helps attackers plan targeted attacks.</w:t>
        </w:r>
      </w:ins>
    </w:p>
    <w:p w14:paraId="58A1EB89">
      <w:pPr>
        <w:tabs>
          <w:tab w:val="left" w:pos="720"/>
          <w:tab w:val="left" w:pos="1440"/>
        </w:tabs>
        <w:rPr>
          <w:ins w:id="202"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03"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2. Social Engineering Threats</w:t>
        </w:r>
      </w:ins>
    </w:p>
    <w:p w14:paraId="58A1EB8A">
      <w:pPr>
        <w:tabs>
          <w:tab w:val="left" w:pos="720"/>
          <w:tab w:val="left" w:pos="1440"/>
        </w:tabs>
        <w:rPr>
          <w:ins w:id="204"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05"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Publicly available employee info (emails, phone numbers, roles) can be used for:</w:t>
        </w:r>
      </w:ins>
    </w:p>
    <w:p w14:paraId="10A3CB40">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Phishing</w:t>
      </w:r>
    </w:p>
    <w:p w14:paraId="58A1EB8C">
      <w:pPr>
        <w:numPr>
          <w:ilvl w:val="0"/>
          <w:numId w:val="63"/>
        </w:numPr>
        <w:tabs>
          <w:tab w:val="left" w:pos="1440"/>
        </w:tabs>
        <w:rPr>
          <w:ins w:id="206"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07"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Vishing</w:t>
        </w:r>
      </w:ins>
    </w:p>
    <w:p w14:paraId="58A1EB8D">
      <w:pPr>
        <w:numPr>
          <w:ilvl w:val="0"/>
          <w:numId w:val="63"/>
        </w:numPr>
        <w:tabs>
          <w:tab w:val="left" w:pos="1440"/>
        </w:tabs>
        <w:rPr>
          <w:ins w:id="208"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09"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Impersonation</w:t>
        </w:r>
      </w:ins>
    </w:p>
    <w:p w14:paraId="1B4148C6">
      <w:pPr>
        <w:rPr>
          <w:rFonts w:hint="default" w:ascii="Calibri Light" w:hAnsi="Calibri Light" w:cs="Calibri Light"/>
          <w:b w:val="0"/>
          <w:bCs w:val="0"/>
          <w:color w:val="000000" w:themeColor="text1"/>
          <w:u w:val="none"/>
          <w:lang w:val="en-IN"/>
          <w14:textFill>
            <w14:solidFill>
              <w14:schemeClr w14:val="tx1"/>
            </w14:solidFill>
          </w14:textFill>
        </w:rPr>
      </w:pPr>
      <w:ins w:id="210"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Fake emails/messages</w:t>
        </w:r>
      </w:ins>
    </w:p>
    <w:p w14:paraId="58A1EB8F">
      <w:pPr>
        <w:tabs>
          <w:tab w:val="left" w:pos="720"/>
          <w:tab w:val="left" w:pos="1440"/>
        </w:tabs>
        <w:rPr>
          <w:ins w:id="211"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3. Network Mapping</w:t>
      </w:r>
      <w:ins w:id="212"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 xml:space="preserve"> by Attackers</w:t>
        </w:r>
      </w:ins>
    </w:p>
    <w:p w14:paraId="58A1EB90">
      <w:pPr>
        <w:tabs>
          <w:tab w:val="left" w:pos="720"/>
          <w:tab w:val="left" w:pos="1440"/>
        </w:tabs>
        <w:rPr>
          <w:ins w:id="213"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14"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Attackers can create a blueprint of the network:</w:t>
        </w:r>
      </w:ins>
    </w:p>
    <w:p w14:paraId="58A1EB91">
      <w:pPr>
        <w:numPr>
          <w:ilvl w:val="0"/>
          <w:numId w:val="64"/>
        </w:numPr>
        <w:tabs>
          <w:tab w:val="left" w:pos="1440"/>
        </w:tabs>
        <w:rPr>
          <w:ins w:id="215"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16"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Live hosts</w:t>
        </w:r>
      </w:ins>
    </w:p>
    <w:p w14:paraId="58A1EB92">
      <w:pPr>
        <w:numPr>
          <w:ilvl w:val="0"/>
          <w:numId w:val="64"/>
        </w:numPr>
        <w:tabs>
          <w:tab w:val="left" w:pos="1440"/>
        </w:tabs>
        <w:rPr>
          <w:ins w:id="217"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18"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Firewalls</w:t>
        </w:r>
      </w:ins>
    </w:p>
    <w:p w14:paraId="58A1EB93">
      <w:pPr>
        <w:numPr>
          <w:ilvl w:val="0"/>
          <w:numId w:val="64"/>
        </w:numPr>
        <w:tabs>
          <w:tab w:val="left" w:pos="1440"/>
        </w:tabs>
        <w:rPr>
          <w:ins w:id="219"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20"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Routers</w:t>
        </w:r>
      </w:ins>
    </w:p>
    <w:p w14:paraId="6149C293">
      <w:pPr>
        <w:numPr>
          <w:ilvl w:val="0"/>
          <w:numId w:val="65"/>
        </w:numPr>
        <w:ind w:left="720" w:hanging="360"/>
        <w:rPr>
          <w:rFonts w:hint="default" w:ascii="Calibri Light" w:hAnsi="Calibri Light" w:cs="Calibri Light"/>
          <w:b w:val="0"/>
          <w:bCs w:val="0"/>
          <w:color w:val="000000" w:themeColor="text1"/>
          <w:u w:val="none"/>
          <w14:textFill>
            <w14:solidFill>
              <w14:schemeClr w14:val="tx1"/>
            </w14:solidFill>
          </w14:textFill>
        </w:rPr>
      </w:pPr>
      <w:ins w:id="221"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Open ports</w:t>
        </w:r>
      </w:ins>
      <w:ins w:id="222"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br w:type="textWrapping"/>
        </w:r>
      </w:ins>
      <w:ins w:id="223"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Makes attacks more accurate and dangerous</w:t>
        </w:r>
      </w:ins>
      <w:r>
        <w:rPr>
          <w:rFonts w:hint="default" w:ascii="Calibri Light" w:hAnsi="Calibri Light" w:cs="Calibri Light"/>
          <w:b w:val="0"/>
          <w:bCs w:val="0"/>
          <w:color w:val="000000" w:themeColor="text1"/>
          <w:u w:val="none"/>
          <w14:textFill>
            <w14:solidFill>
              <w14:schemeClr w14:val="tx1"/>
            </w14:solidFill>
          </w14:textFill>
        </w:rPr>
        <w:t>.</w:t>
      </w:r>
    </w:p>
    <w:p w14:paraId="58A1EB95">
      <w:pPr>
        <w:tabs>
          <w:tab w:val="left" w:pos="720"/>
          <w:tab w:val="left" w:pos="1440"/>
        </w:tabs>
        <w:rPr>
          <w:ins w:id="224"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 xml:space="preserve">4. </w:t>
      </w:r>
      <w:ins w:id="225"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Identifying Vulnerable Services</w:t>
        </w:r>
      </w:ins>
    </w:p>
    <w:p w14:paraId="58A1EB96">
      <w:pPr>
        <w:tabs>
          <w:tab w:val="left" w:pos="720"/>
          <w:tab w:val="left" w:pos="1440"/>
        </w:tabs>
        <w:rPr>
          <w:ins w:id="226"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27"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Attackers use footprinting to detect:</w:t>
        </w:r>
      </w:ins>
    </w:p>
    <w:p w14:paraId="58A1EB97">
      <w:pPr>
        <w:numPr>
          <w:ilvl w:val="0"/>
          <w:numId w:val="66"/>
        </w:numPr>
        <w:tabs>
          <w:tab w:val="left" w:pos="1440"/>
        </w:tabs>
        <w:rPr>
          <w:ins w:id="228"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29"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Outdated servers</w:t>
        </w:r>
      </w:ins>
    </w:p>
    <w:p w14:paraId="58A1EB98">
      <w:pPr>
        <w:numPr>
          <w:ilvl w:val="0"/>
          <w:numId w:val="66"/>
        </w:numPr>
        <w:tabs>
          <w:tab w:val="left" w:pos="1440"/>
        </w:tabs>
        <w:rPr>
          <w:ins w:id="230"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31"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Misconfigured services</w:t>
        </w:r>
      </w:ins>
    </w:p>
    <w:p w14:paraId="58A1EB99">
      <w:pPr>
        <w:numPr>
          <w:ilvl w:val="0"/>
          <w:numId w:val="66"/>
        </w:numPr>
        <w:tabs>
          <w:tab w:val="left" w:pos="1440"/>
        </w:tabs>
        <w:rPr>
          <w:ins w:id="232"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33"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Weak authentication mechanisms</w:t>
        </w:r>
      </w:ins>
    </w:p>
    <w:p w14:paraId="58A1EB9A">
      <w:pPr>
        <w:tabs>
          <w:tab w:val="left" w:pos="720"/>
          <w:tab w:val="left" w:pos="1440"/>
        </w:tabs>
        <w:rPr>
          <w:ins w:id="234"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35"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5. Revealing Organizational Structure</w:t>
        </w:r>
      </w:ins>
    </w:p>
    <w:p w14:paraId="58A1EB9B">
      <w:pPr>
        <w:tabs>
          <w:tab w:val="left" w:pos="720"/>
          <w:tab w:val="left" w:pos="1440"/>
        </w:tabs>
        <w:rPr>
          <w:ins w:id="236"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37"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Understanding internal hierarchy helps attackers target the right people (CEO fraud, spear-phishing).</w:t>
        </w:r>
      </w:ins>
    </w:p>
    <w:p w14:paraId="58A1EB9C">
      <w:pPr>
        <w:tabs>
          <w:tab w:val="left" w:pos="720"/>
          <w:tab w:val="left" w:pos="1440"/>
        </w:tabs>
        <w:rPr>
          <w:ins w:id="238"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39"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pict>
            <v:rect id="_x0000_i1026" o:spt="1" style="height:1.5pt;width:0pt;" fillcolor="#A0A0A0" filled="t" stroked="f" coordsize="21600,21600" o:hr="t" o:hrstd="t" o:hralign="center">
              <v:path/>
              <v:fill on="t" focussize="0,0"/>
              <v:stroke on="f"/>
              <v:imagedata o:title=""/>
              <o:lock v:ext="edit"/>
              <w10:wrap type="none"/>
              <w10:anchorlock/>
            </v:rect>
          </w:pict>
        </w:r>
      </w:ins>
    </w:p>
    <w:p w14:paraId="58A1EB9D">
      <w:pPr>
        <w:tabs>
          <w:tab w:val="left" w:pos="720"/>
          <w:tab w:val="left" w:pos="1440"/>
        </w:tabs>
        <w:rPr>
          <w:ins w:id="241"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42"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 Footprinting Countermeasures</w:t>
        </w:r>
      </w:ins>
    </w:p>
    <w:p w14:paraId="58A1EB9E">
      <w:pPr>
        <w:tabs>
          <w:tab w:val="left" w:pos="720"/>
          <w:tab w:val="left" w:pos="1440"/>
        </w:tabs>
        <w:rPr>
          <w:ins w:id="243"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44"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These methods help organizations prevent or limit information gathering by attackers.</w:t>
        </w:r>
      </w:ins>
    </w:p>
    <w:p w14:paraId="58A1EB9F">
      <w:pPr>
        <w:tabs>
          <w:tab w:val="left" w:pos="720"/>
          <w:tab w:val="left" w:pos="1440"/>
        </w:tabs>
        <w:rPr>
          <w:ins w:id="245"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46"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1. Disable Unnecessary Services</w:t>
        </w:r>
      </w:ins>
    </w:p>
    <w:p w14:paraId="58A1EBA0">
      <w:pPr>
        <w:tabs>
          <w:tab w:val="left" w:pos="720"/>
          <w:tab w:val="left" w:pos="1440"/>
        </w:tabs>
        <w:rPr>
          <w:ins w:id="247"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48"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Fewer services = fewer attack points.</w:t>
        </w:r>
      </w:ins>
    </w:p>
    <w:p w14:paraId="58A1EBA1">
      <w:pPr>
        <w:tabs>
          <w:tab w:val="left" w:pos="720"/>
          <w:tab w:val="left" w:pos="1440"/>
        </w:tabs>
        <w:rPr>
          <w:ins w:id="249"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50"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2. Limit Public Information</w:t>
        </w:r>
      </w:ins>
    </w:p>
    <w:p w14:paraId="58A1EBA2">
      <w:pPr>
        <w:numPr>
          <w:ilvl w:val="0"/>
          <w:numId w:val="67"/>
        </w:numPr>
        <w:tabs>
          <w:tab w:val="left" w:pos="1440"/>
        </w:tabs>
        <w:rPr>
          <w:ins w:id="251"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52"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Don’t expose sensitive details on websites, social media, or job postings.</w:t>
        </w:r>
      </w:ins>
    </w:p>
    <w:p w14:paraId="58A1EBA3">
      <w:pPr>
        <w:numPr>
          <w:ilvl w:val="0"/>
          <w:numId w:val="67"/>
        </w:numPr>
        <w:tabs>
          <w:tab w:val="left" w:pos="1440"/>
        </w:tabs>
        <w:rPr>
          <w:ins w:id="253"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54"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Restrict DNS zone transfers.</w:t>
        </w:r>
      </w:ins>
    </w:p>
    <w:p w14:paraId="58A1EBA4">
      <w:pPr>
        <w:tabs>
          <w:tab w:val="left" w:pos="720"/>
          <w:tab w:val="left" w:pos="1440"/>
        </w:tabs>
        <w:rPr>
          <w:ins w:id="255"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56"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3. Use Firewalls and IDS/IPS</w:t>
        </w:r>
      </w:ins>
    </w:p>
    <w:p w14:paraId="58A1EBA5">
      <w:pPr>
        <w:tabs>
          <w:tab w:val="left" w:pos="720"/>
          <w:tab w:val="left" w:pos="1440"/>
        </w:tabs>
        <w:rPr>
          <w:ins w:id="257"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58"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Block:</w:t>
        </w:r>
      </w:ins>
    </w:p>
    <w:p w14:paraId="58A1EBA6">
      <w:pPr>
        <w:numPr>
          <w:ilvl w:val="0"/>
          <w:numId w:val="68"/>
        </w:numPr>
        <w:tabs>
          <w:tab w:val="left" w:pos="1440"/>
        </w:tabs>
        <w:rPr>
          <w:ins w:id="259"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60"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Ping sweeps</w:t>
        </w:r>
      </w:ins>
    </w:p>
    <w:p w14:paraId="58A1EBA7">
      <w:pPr>
        <w:numPr>
          <w:ilvl w:val="0"/>
          <w:numId w:val="68"/>
        </w:numPr>
        <w:tabs>
          <w:tab w:val="left" w:pos="1440"/>
        </w:tabs>
        <w:rPr>
          <w:ins w:id="261"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62"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Port scanning</w:t>
        </w:r>
      </w:ins>
    </w:p>
    <w:p w14:paraId="58A1EBA8">
      <w:pPr>
        <w:numPr>
          <w:ilvl w:val="0"/>
          <w:numId w:val="68"/>
        </w:numPr>
        <w:tabs>
          <w:tab w:val="left" w:pos="1440"/>
        </w:tabs>
        <w:rPr>
          <w:ins w:id="263"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64"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Unauthorized probes</w:t>
        </w:r>
      </w:ins>
    </w:p>
    <w:p w14:paraId="58A1EBA9">
      <w:pPr>
        <w:tabs>
          <w:tab w:val="left" w:pos="720"/>
          <w:tab w:val="left" w:pos="1440"/>
        </w:tabs>
        <w:rPr>
          <w:ins w:id="265"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66"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4. Whois and DNS Security</w:t>
        </w:r>
      </w:ins>
    </w:p>
    <w:p w14:paraId="58A1EBAA">
      <w:pPr>
        <w:numPr>
          <w:ilvl w:val="0"/>
          <w:numId w:val="69"/>
        </w:numPr>
        <w:tabs>
          <w:tab w:val="left" w:pos="1440"/>
        </w:tabs>
        <w:rPr>
          <w:ins w:id="267"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68"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Use privacy-protected WHOIS</w:t>
        </w:r>
      </w:ins>
    </w:p>
    <w:p w14:paraId="58A1EBAB">
      <w:pPr>
        <w:numPr>
          <w:ilvl w:val="0"/>
          <w:numId w:val="69"/>
        </w:numPr>
        <w:tabs>
          <w:tab w:val="left" w:pos="1440"/>
        </w:tabs>
        <w:rPr>
          <w:ins w:id="269"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70"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Restrict DNS zone transfers (configure DNS properly)</w:t>
        </w:r>
      </w:ins>
    </w:p>
    <w:p w14:paraId="58A1EBAC">
      <w:pPr>
        <w:tabs>
          <w:tab w:val="left" w:pos="720"/>
          <w:tab w:val="left" w:pos="1440"/>
        </w:tabs>
        <w:rPr>
          <w:ins w:id="271"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72"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5. Security Awareness Training</w:t>
        </w:r>
      </w:ins>
    </w:p>
    <w:p w14:paraId="58A1EBAD">
      <w:pPr>
        <w:tabs>
          <w:tab w:val="left" w:pos="720"/>
          <w:tab w:val="left" w:pos="1440"/>
        </w:tabs>
        <w:rPr>
          <w:ins w:id="273"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74"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Train employees to avoid:</w:t>
        </w:r>
      </w:ins>
    </w:p>
    <w:p w14:paraId="58A1EBAE">
      <w:pPr>
        <w:numPr>
          <w:ilvl w:val="0"/>
          <w:numId w:val="70"/>
        </w:numPr>
        <w:tabs>
          <w:tab w:val="left" w:pos="1440"/>
        </w:tabs>
        <w:rPr>
          <w:ins w:id="275"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76"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Falling for phishing</w:t>
        </w:r>
      </w:ins>
    </w:p>
    <w:p w14:paraId="58A1EBAF">
      <w:pPr>
        <w:numPr>
          <w:ilvl w:val="0"/>
          <w:numId w:val="70"/>
        </w:numPr>
        <w:tabs>
          <w:tab w:val="left" w:pos="1440"/>
        </w:tabs>
        <w:rPr>
          <w:ins w:id="277"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78"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Sharing unnecessary information</w:t>
        </w:r>
      </w:ins>
    </w:p>
    <w:p w14:paraId="58A1EBB0">
      <w:pPr>
        <w:numPr>
          <w:ilvl w:val="0"/>
          <w:numId w:val="70"/>
        </w:numPr>
        <w:tabs>
          <w:tab w:val="left" w:pos="1440"/>
        </w:tabs>
        <w:rPr>
          <w:ins w:id="279"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80"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Posting sensitive data online</w:t>
        </w:r>
      </w:ins>
    </w:p>
    <w:p w14:paraId="58A1EBB1">
      <w:pPr>
        <w:tabs>
          <w:tab w:val="left" w:pos="720"/>
          <w:tab w:val="left" w:pos="1440"/>
        </w:tabs>
        <w:rPr>
          <w:ins w:id="281"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82"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6. Use Network Address Translation (NAT)</w:t>
        </w:r>
      </w:ins>
    </w:p>
    <w:p w14:paraId="294ED5B5">
      <w:pPr>
        <w:numPr>
          <w:ilvl w:val="0"/>
          <w:numId w:val="71"/>
        </w:numPr>
        <w:ind w:left="720" w:hanging="360"/>
        <w:rPr>
          <w:rFonts w:hint="default" w:ascii="Calibri Light" w:hAnsi="Calibri Light" w:cs="Calibri Light"/>
          <w:b w:val="0"/>
          <w:bCs w:val="0"/>
          <w:color w:val="000000" w:themeColor="text1"/>
          <w:u w:val="none"/>
          <w14:textFill>
            <w14:solidFill>
              <w14:schemeClr w14:val="tx1"/>
            </w14:solidFill>
          </w14:textFill>
        </w:rPr>
      </w:pPr>
      <w:ins w:id="283"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Hides internal IP structure from outsiders</w:t>
        </w:r>
      </w:ins>
      <w:r>
        <w:rPr>
          <w:rFonts w:hint="default" w:ascii="Calibri Light" w:hAnsi="Calibri Light" w:cs="Calibri Light"/>
          <w:b w:val="0"/>
          <w:bCs w:val="0"/>
          <w:color w:val="000000" w:themeColor="text1"/>
          <w:u w:val="none"/>
          <w14:textFill>
            <w14:solidFill>
              <w14:schemeClr w14:val="tx1"/>
            </w14:solidFill>
          </w14:textFill>
        </w:rPr>
        <w:t>.</w:t>
      </w:r>
    </w:p>
    <w:p w14:paraId="58A1EBB3">
      <w:pPr>
        <w:tabs>
          <w:tab w:val="left" w:pos="720"/>
          <w:tab w:val="left" w:pos="1440"/>
        </w:tabs>
        <w:rPr>
          <w:ins w:id="284"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 xml:space="preserve">7. </w:t>
      </w:r>
      <w:ins w:id="285"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Conduct Regular Security Audits</w:t>
        </w:r>
      </w:ins>
    </w:p>
    <w:p w14:paraId="58A1EBB4">
      <w:pPr>
        <w:tabs>
          <w:tab w:val="left" w:pos="720"/>
          <w:tab w:val="left" w:pos="1440"/>
        </w:tabs>
        <w:rPr>
          <w:ins w:id="286"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ins w:id="287"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Identify what information is publicly exposed and remove or protect it.</w:t>
        </w:r>
      </w:ins>
    </w:p>
    <w:p w14:paraId="58A1EBB5">
      <w:pPr>
        <w:tabs>
          <w:tab w:val="left" w:pos="720"/>
          <w:tab w:val="left" w:pos="1440"/>
        </w:tabs>
        <w:rPr>
          <w:ins w:id="288" w:author="WPS_1709743493" w:date="2025-11-16T23:55:00Z"/>
          <w:rFonts w:hint="default" w:ascii="Calibri Light" w:hAnsi="Calibri Light" w:cs="Calibri Light"/>
          <w:b w:val="0"/>
          <w:bCs w:val="0"/>
          <w:color w:val="000000" w:themeColor="text1"/>
          <w:sz w:val="28"/>
          <w:szCs w:val="28"/>
          <w:u w:val="none"/>
          <w14:textFill>
            <w14:solidFill>
              <w14:schemeClr w14:val="tx1"/>
            </w14:solidFill>
          </w14:textFill>
        </w:rPr>
      </w:pPr>
    </w:p>
    <w:p w14:paraId="58A1EBB6">
      <w:pPr>
        <w:tabs>
          <w:tab w:val="left" w:pos="720"/>
          <w:tab w:val="left" w:pos="1440"/>
        </w:tabs>
        <w:rPr>
          <w:ins w:id="289" w:author="WPS_1709743493" w:date="2025-11-16T23:55:00Z"/>
          <w:rFonts w:hint="default" w:ascii="Calibri Light" w:hAnsi="Calibri Light" w:cs="Calibri Light"/>
          <w:b w:val="0"/>
          <w:bCs w:val="0"/>
          <w:color w:val="000000" w:themeColor="text1"/>
          <w:sz w:val="36"/>
          <w:szCs w:val="36"/>
          <w:u w:val="none"/>
          <w14:textFill>
            <w14:solidFill>
              <w14:schemeClr w14:val="tx1"/>
            </w14:solidFill>
          </w14:textFill>
        </w:rPr>
      </w:pPr>
      <w:ins w:id="290" w:author="WPS_1709743493" w:date="2025-11-16T23:55:00Z">
        <w:r>
          <w:rPr>
            <w:rFonts w:hint="default" w:ascii="Calibri Light" w:hAnsi="Calibri Light" w:cs="Calibri Light"/>
            <w:b w:val="0"/>
            <w:bCs w:val="0"/>
            <w:color w:val="000000" w:themeColor="text1"/>
            <w:sz w:val="36"/>
            <w:szCs w:val="36"/>
            <w:u w:val="none"/>
            <w14:textFill>
              <w14:solidFill>
                <w14:schemeClr w14:val="tx1"/>
              </w14:solidFill>
            </w14:textFill>
          </w:rPr>
          <w:t>Unit-3</w:t>
        </w:r>
      </w:ins>
    </w:p>
    <w:p w14:paraId="4609BBA9">
      <w:pPr>
        <w:rPr>
          <w:rFonts w:hint="default" w:ascii="Calibri Light" w:hAnsi="Calibri Light" w:cs="Calibri Light"/>
          <w:b w:val="0"/>
          <w:bCs w:val="0"/>
          <w:color w:val="000000" w:themeColor="text1"/>
          <w:u w:val="none"/>
          <w:lang w:val="en-US"/>
          <w14:textFill>
            <w14:solidFill>
              <w14:schemeClr w14:val="tx1"/>
            </w14:solidFill>
          </w14:textFill>
        </w:rPr>
      </w:pPr>
    </w:p>
    <w:p w14:paraId="7E711B55">
      <w:pPr>
        <w:rPr>
          <w:rFonts w:hint="default" w:ascii="Calibri Light" w:hAnsi="Calibri Light" w:cs="Calibri Light"/>
          <w:b w:val="0"/>
          <w:bCs w:val="0"/>
          <w:color w:val="000000" w:themeColor="text1"/>
          <w:u w:val="none"/>
          <w:lang w:val="en-US"/>
          <w14:textFill>
            <w14:solidFill>
              <w14:schemeClr w14:val="tx1"/>
            </w14:solidFill>
          </w14:textFill>
        </w:rPr>
      </w:pPr>
      <w:r>
        <w:rPr>
          <w:rFonts w:hint="default" w:ascii="Calibri Light" w:hAnsi="Calibri Light" w:cs="Calibri Light"/>
          <w:b w:val="0"/>
          <w:bCs w:val="0"/>
          <w:color w:val="000000" w:themeColor="text1"/>
          <w:u w:val="none"/>
          <w:lang w:val="en-US"/>
          <w14:textFill>
            <w14:solidFill>
              <w14:schemeClr w14:val="tx1"/>
            </w14:solidFill>
          </w14:textFill>
        </w:rPr>
        <w:t>Q) What  is scanning and its types.</w:t>
      </w:r>
    </w:p>
    <w:p w14:paraId="54327D05">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lang w:val="en-US"/>
          <w14:textFill>
            <w14:solidFill>
              <w14:schemeClr w14:val="tx1"/>
            </w14:solidFill>
          </w14:textFill>
        </w:rPr>
        <w:t xml:space="preserve">=&gt; </w:t>
      </w:r>
      <w:r>
        <w:rPr>
          <w:rFonts w:hint="default" w:ascii="Calibri Light" w:hAnsi="Calibri Light" w:cs="Calibri Light"/>
          <w:b w:val="0"/>
          <w:bCs w:val="0"/>
          <w:color w:val="000000" w:themeColor="text1"/>
          <w:u w:val="none"/>
          <w14:textFill>
            <w14:solidFill>
              <w14:schemeClr w14:val="tx1"/>
            </w14:solidFill>
          </w14:textFill>
        </w:rPr>
        <w:t>Scanning in ethical hacking is the process of actively gathering more detailed information about a target’s systems, networks, and services—usually after the footprinting stage.</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It involves probing the target to identify open ports, active devices, running services, vulnerabilities, and network topology.</w:t>
      </w:r>
    </w:p>
    <w:p w14:paraId="2FF30D72">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In ethical hacking, scanning is authorized and done to understand the attack surface more precisely so security measures can be improved.</w:t>
      </w:r>
    </w:p>
    <w:p w14:paraId="1A57A615">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1. Purpose of Scanning</w:t>
      </w:r>
    </w:p>
    <w:p w14:paraId="2F8B3B09">
      <w:pPr>
        <w:numPr>
          <w:ilvl w:val="0"/>
          <w:numId w:val="72"/>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Identify live hosts (devices that are active on the network)</w:t>
      </w:r>
    </w:p>
    <w:p w14:paraId="0B64A615">
      <w:pPr>
        <w:numPr>
          <w:ilvl w:val="0"/>
          <w:numId w:val="72"/>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Detect open ports and the services running on them</w:t>
      </w:r>
    </w:p>
    <w:p w14:paraId="2F4436FE">
      <w:pPr>
        <w:numPr>
          <w:ilvl w:val="0"/>
          <w:numId w:val="72"/>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Determine operating systems and software versions</w:t>
      </w:r>
    </w:p>
    <w:p w14:paraId="66FE6D10">
      <w:pPr>
        <w:numPr>
          <w:ilvl w:val="0"/>
          <w:numId w:val="72"/>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Find vulnerabilities that could be exploited</w:t>
      </w:r>
    </w:p>
    <w:p w14:paraId="49AAE0E5">
      <w:pPr>
        <w:numPr>
          <w:ilvl w:val="0"/>
          <w:numId w:val="72"/>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Map the network structure</w:t>
      </w:r>
    </w:p>
    <w:p w14:paraId="3B82821D">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2. Types of Scanning</w:t>
      </w:r>
    </w:p>
    <w:p w14:paraId="18C672F8">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Scanning can be divided into three main types:</w:t>
      </w:r>
    </w:p>
    <w:p w14:paraId="1035652B">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a) Port Scanning</w:t>
      </w:r>
    </w:p>
    <w:p w14:paraId="6B76EAA0">
      <w:pPr>
        <w:numPr>
          <w:ilvl w:val="0"/>
          <w:numId w:val="73"/>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Definition: Checking a target system for open ports and associated services.</w:t>
      </w:r>
    </w:p>
    <w:p w14:paraId="4C13EB51">
      <w:pPr>
        <w:numPr>
          <w:ilvl w:val="0"/>
          <w:numId w:val="73"/>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Purpose: Identify entry points into the system.</w:t>
      </w:r>
    </w:p>
    <w:p w14:paraId="3337718C">
      <w:pPr>
        <w:numPr>
          <w:ilvl w:val="0"/>
          <w:numId w:val="73"/>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Example Tools: Nmap, Angry IP Scanner.</w:t>
      </w:r>
    </w:p>
    <w:p w14:paraId="710BC9A5">
      <w:pPr>
        <w:numPr>
          <w:ilvl w:val="0"/>
          <w:numId w:val="73"/>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Common Techniques:</w:t>
      </w:r>
    </w:p>
    <w:p w14:paraId="6C43AB36">
      <w:pPr>
        <w:numPr>
          <w:ilvl w:val="1"/>
          <w:numId w:val="73"/>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TCP Connect Scan</w:t>
      </w:r>
    </w:p>
    <w:p w14:paraId="7B0C2296">
      <w:pPr>
        <w:numPr>
          <w:ilvl w:val="1"/>
          <w:numId w:val="73"/>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SYN Scan (Half-open scan)</w:t>
      </w:r>
    </w:p>
    <w:p w14:paraId="1B97CAF5">
      <w:pPr>
        <w:numPr>
          <w:ilvl w:val="1"/>
          <w:numId w:val="73"/>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UDP Scan</w:t>
      </w:r>
    </w:p>
    <w:p w14:paraId="2951D33A">
      <w:pPr>
        <w:numPr>
          <w:ilvl w:val="1"/>
          <w:numId w:val="73"/>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FIN, Xmas, and Null scans (stealth scans)</w:t>
      </w:r>
    </w:p>
    <w:p w14:paraId="432110B7">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b) Network Scanning</w:t>
      </w:r>
    </w:p>
    <w:p w14:paraId="668B229B">
      <w:pPr>
        <w:numPr>
          <w:ilvl w:val="0"/>
          <w:numId w:val="74"/>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Definition: Mapping the network to find active devices, IP addresses, and topology.</w:t>
      </w:r>
    </w:p>
    <w:p w14:paraId="02BB8441">
      <w:pPr>
        <w:numPr>
          <w:ilvl w:val="0"/>
          <w:numId w:val="74"/>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Purpose: Discover all systems on the network and their connectivity.</w:t>
      </w:r>
    </w:p>
    <w:p w14:paraId="6ECD7353">
      <w:pPr>
        <w:numPr>
          <w:ilvl w:val="0"/>
          <w:numId w:val="74"/>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Example Tools: Nmap, Advanced IP Scanner, SolarWinds.</w:t>
      </w:r>
    </w:p>
    <w:p w14:paraId="5ACE1C75">
      <w:pPr>
        <w:numPr>
          <w:ilvl w:val="0"/>
          <w:numId w:val="74"/>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Methods:</w:t>
      </w:r>
    </w:p>
    <w:p w14:paraId="3026953D">
      <w:pPr>
        <w:numPr>
          <w:ilvl w:val="1"/>
          <w:numId w:val="74"/>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Ping Sweep</w:t>
      </w:r>
    </w:p>
    <w:p w14:paraId="53380BBE">
      <w:pPr>
        <w:numPr>
          <w:ilvl w:val="1"/>
          <w:numId w:val="74"/>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ICMP Scanning</w:t>
      </w:r>
    </w:p>
    <w:p w14:paraId="282755E9">
      <w:pPr>
        <w:numPr>
          <w:ilvl w:val="1"/>
          <w:numId w:val="74"/>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SNMP Scanning</w:t>
      </w:r>
    </w:p>
    <w:p w14:paraId="081795FA">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Scanning in Nmap refers to using the Nmap (Network Mapper) tool to discover hosts, open ports, services, and operating systems on a network.</w:t>
      </w:r>
      <w:r>
        <w:rPr>
          <w:rFonts w:hint="default" w:ascii="Calibri Light" w:hAnsi="Calibri Light" w:cs="Calibri Light"/>
          <w:b w:val="0"/>
          <w:bCs w:val="0"/>
          <w:color w:val="000000" w:themeColor="text1"/>
          <w:u w:val="none"/>
          <w14:textFill>
            <w14:solidFill>
              <w14:schemeClr w14:val="tx1"/>
            </w14:solidFill>
          </w14:textFill>
        </w:rPr>
        <w:br w:type="textWrapping"/>
      </w:r>
      <w:r>
        <w:rPr>
          <w:rFonts w:hint="default" w:ascii="Calibri Light" w:hAnsi="Calibri Light" w:cs="Calibri Light"/>
          <w:b w:val="0"/>
          <w:bCs w:val="0"/>
          <w:color w:val="000000" w:themeColor="text1"/>
          <w:u w:val="none"/>
          <w14:textFill>
            <w14:solidFill>
              <w14:schemeClr w14:val="tx1"/>
            </w14:solidFill>
          </w14:textFill>
        </w:rPr>
        <w:t>Nmap is one of the most popular tools in ethical hacking for the scanning phase because it’s powerful, flexible, and open-source.</w:t>
      </w:r>
    </w:p>
    <w:p w14:paraId="0BE1527E">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1. What is Nmap?</w:t>
      </w:r>
    </w:p>
    <w:p w14:paraId="5E2667DD">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Nmap is a network scanning tool used to:</w:t>
      </w:r>
    </w:p>
    <w:p w14:paraId="026B7D0E">
      <w:pPr>
        <w:numPr>
          <w:ilvl w:val="0"/>
          <w:numId w:val="7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Detect live hosts in a network.</w:t>
      </w:r>
    </w:p>
    <w:p w14:paraId="70A9278C">
      <w:pPr>
        <w:numPr>
          <w:ilvl w:val="0"/>
          <w:numId w:val="7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Identify open ports.</w:t>
      </w:r>
    </w:p>
    <w:p w14:paraId="245F1F2C">
      <w:pPr>
        <w:numPr>
          <w:ilvl w:val="0"/>
          <w:numId w:val="7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Discover services and their versions.</w:t>
      </w:r>
    </w:p>
    <w:p w14:paraId="703BA862">
      <w:pPr>
        <w:numPr>
          <w:ilvl w:val="0"/>
          <w:numId w:val="7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Detect operating systems and network devices.</w:t>
      </w:r>
    </w:p>
    <w:p w14:paraId="3BB7A9CB">
      <w:pPr>
        <w:numPr>
          <w:ilvl w:val="0"/>
          <w:numId w:val="75"/>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Perform vulnerability scanning with scripts.</w:t>
      </w:r>
    </w:p>
    <w:p w14:paraId="0FF9A3B2">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2. Types of Scans in Nmap</w:t>
      </w:r>
    </w:p>
    <w:p w14:paraId="77099A0F">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Nmap supports many scanning techniques, each with different purposes:</w:t>
      </w:r>
    </w:p>
    <w:p w14:paraId="46682CB5">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a) Host Discovery (Ping Scan)</w:t>
      </w:r>
    </w:p>
    <w:p w14:paraId="2587EDF4">
      <w:pPr>
        <w:numPr>
          <w:ilvl w:val="0"/>
          <w:numId w:val="76"/>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Checks which hosts are alive.</w:t>
      </w:r>
    </w:p>
    <w:p w14:paraId="6AC06714">
      <w:pPr>
        <w:numPr>
          <w:ilvl w:val="0"/>
          <w:numId w:val="76"/>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Command:</w:t>
      </w:r>
    </w:p>
    <w:p w14:paraId="723F685E">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nmap -sn 192.168.1.0/24</w:t>
      </w:r>
    </w:p>
    <w:p w14:paraId="0593D2E4">
      <w:pPr>
        <w:numPr>
          <w:ilvl w:val="0"/>
          <w:numId w:val="76"/>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Does not scan ports—only finds active hosts.</w:t>
      </w:r>
    </w:p>
    <w:p w14:paraId="130E284F">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b) Port Scanning</w:t>
      </w:r>
    </w:p>
    <w:p w14:paraId="212D0A03">
      <w:pPr>
        <w:numPr>
          <w:ilvl w:val="0"/>
          <w:numId w:val="7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Detects open, closed, or filtered ports.</w:t>
      </w:r>
    </w:p>
    <w:p w14:paraId="57E5C81D">
      <w:pPr>
        <w:numPr>
          <w:ilvl w:val="0"/>
          <w:numId w:val="7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Common Port Scan Types:</w:t>
      </w:r>
    </w:p>
    <w:p w14:paraId="253AF520">
      <w:pPr>
        <w:numPr>
          <w:ilvl w:val="1"/>
          <w:numId w:val="7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TCP Connect Scan (-sT) → Full TCP handshake.</w:t>
      </w:r>
    </w:p>
    <w:p w14:paraId="61DA9860">
      <w:pPr>
        <w:numPr>
          <w:ilvl w:val="1"/>
          <w:numId w:val="7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SYN Scan (-sS) → Half-open scan (stealthy).</w:t>
      </w:r>
    </w:p>
    <w:p w14:paraId="1A148D38">
      <w:pPr>
        <w:numPr>
          <w:ilvl w:val="1"/>
          <w:numId w:val="7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UDP Scan (-sU) → Scans UDP ports.</w:t>
      </w:r>
    </w:p>
    <w:p w14:paraId="217A57DD">
      <w:pPr>
        <w:numPr>
          <w:ilvl w:val="1"/>
          <w:numId w:val="7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Combined TCP &amp; UDP Scan → Tests both protocols.</w:t>
      </w:r>
    </w:p>
    <w:p w14:paraId="6D898DCD">
      <w:pPr>
        <w:numPr>
          <w:ilvl w:val="1"/>
          <w:numId w:val="77"/>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FIN/Xmas/Null Scans (-sF, -sX, -sN) → Stealth scans to evade detection.</w:t>
      </w:r>
    </w:p>
    <w:p w14:paraId="5111ED7A">
      <w:pPr>
        <w:rPr>
          <w:rFonts w:hint="default" w:ascii="Calibri Light" w:hAnsi="Calibri Light" w:cs="Calibri Light"/>
          <w:b w:val="0"/>
          <w:bCs w:val="0"/>
          <w:color w:val="000000" w:themeColor="text1"/>
          <w:u w:val="none"/>
          <w:lang w:val="en-US"/>
          <w14:textFill>
            <w14:solidFill>
              <w14:schemeClr w14:val="tx1"/>
            </w14:solidFill>
          </w14:textFill>
        </w:rPr>
      </w:pPr>
    </w:p>
    <w:p w14:paraId="37D052D6">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3) Service &amp; Version Detection</w:t>
      </w:r>
    </w:p>
    <w:p w14:paraId="4E06BCB3">
      <w:pPr>
        <w:numPr>
          <w:ilvl w:val="0"/>
          <w:numId w:val="78"/>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Identifies the application and version running on a port.</w:t>
      </w:r>
    </w:p>
    <w:p w14:paraId="7381FA83">
      <w:pPr>
        <w:numPr>
          <w:ilvl w:val="0"/>
          <w:numId w:val="78"/>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Command:</w:t>
      </w:r>
    </w:p>
    <w:p w14:paraId="5C746B79">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nmap -sV 192.168.1.10</w:t>
      </w:r>
    </w:p>
    <w:p w14:paraId="794BF2C5">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 OS Detection</w:t>
      </w:r>
    </w:p>
    <w:p w14:paraId="71AD6C65">
      <w:pPr>
        <w:numPr>
          <w:ilvl w:val="0"/>
          <w:numId w:val="7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Detects the operating system of the target.</w:t>
      </w:r>
    </w:p>
    <w:p w14:paraId="25245036">
      <w:pPr>
        <w:numPr>
          <w:ilvl w:val="0"/>
          <w:numId w:val="79"/>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Command:</w:t>
      </w:r>
    </w:p>
    <w:p w14:paraId="7D25E248">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nmap -O 192.168.1.10</w:t>
      </w:r>
    </w:p>
    <w:p w14:paraId="3166ECFA">
      <w:pPr>
        <w:rPr>
          <w:rFonts w:hint="default" w:ascii="Calibri Light" w:hAnsi="Calibri Light" w:cs="Calibri Light"/>
          <w:b w:val="0"/>
          <w:bCs w:val="0"/>
          <w:color w:val="000000" w:themeColor="text1"/>
          <w:u w:val="none"/>
          <w14:textFill>
            <w14:solidFill>
              <w14:schemeClr w14:val="tx1"/>
            </w14:solidFill>
          </w14:textFill>
        </w:rPr>
      </w:pPr>
    </w:p>
    <w:p w14:paraId="549E005F">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3. Port States in Nmap</w:t>
      </w:r>
    </w:p>
    <w:p w14:paraId="4C811646">
      <w:p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When scanning, Nmap reports ports as:</w:t>
      </w:r>
    </w:p>
    <w:p w14:paraId="0F406C80">
      <w:pPr>
        <w:numPr>
          <w:ilvl w:val="0"/>
          <w:numId w:val="80"/>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Open → Actively accepting connections.</w:t>
      </w:r>
    </w:p>
    <w:p w14:paraId="358F21A6">
      <w:pPr>
        <w:numPr>
          <w:ilvl w:val="0"/>
          <w:numId w:val="80"/>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Closed → Accessible but no service is running.</w:t>
      </w:r>
    </w:p>
    <w:p w14:paraId="4F0AAB28">
      <w:pPr>
        <w:numPr>
          <w:ilvl w:val="0"/>
          <w:numId w:val="80"/>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Filtered → Protected by a firewall or packet filter.</w:t>
      </w:r>
    </w:p>
    <w:p w14:paraId="6754ECCE">
      <w:pPr>
        <w:numPr>
          <w:ilvl w:val="0"/>
          <w:numId w:val="80"/>
        </w:numPr>
        <w:rPr>
          <w:rFonts w:hint="default" w:ascii="Calibri Light" w:hAnsi="Calibri Light" w:cs="Calibri Light"/>
          <w:b w:val="0"/>
          <w:bCs w:val="0"/>
          <w:color w:val="000000" w:themeColor="text1"/>
          <w:u w:val="none"/>
          <w14:textFill>
            <w14:solidFill>
              <w14:schemeClr w14:val="tx1"/>
            </w14:solidFill>
          </w14:textFill>
        </w:rPr>
      </w:pPr>
      <w:r>
        <w:rPr>
          <w:rFonts w:hint="default" w:ascii="Calibri Light" w:hAnsi="Calibri Light" w:cs="Calibri Light"/>
          <w:b w:val="0"/>
          <w:bCs w:val="0"/>
          <w:color w:val="000000" w:themeColor="text1"/>
          <w:u w:val="none"/>
          <w14:textFill>
            <w14:solidFill>
              <w14:schemeClr w14:val="tx1"/>
            </w14:solidFill>
          </w14:textFill>
        </w:rPr>
        <w:t>Unfiltered → Accessible but Nmap can’t determine if it’s open or closed.</w:t>
      </w:r>
    </w:p>
    <w:p w14:paraId="400D7B6B">
      <w:pPr>
        <w:rPr>
          <w:rFonts w:hint="default" w:ascii="Calibri Light" w:hAnsi="Calibri Light" w:cs="Calibri Light"/>
          <w:b w:val="0"/>
          <w:bCs w:val="0"/>
          <w:color w:val="000000" w:themeColor="text1"/>
          <w:u w:val="none"/>
          <w:lang w:val="en-IN"/>
          <w14:textFill>
            <w14:solidFill>
              <w14:schemeClr w14:val="tx1"/>
            </w14:solidFill>
          </w14:textFill>
        </w:rPr>
      </w:pPr>
    </w:p>
    <w:p w14:paraId="604496E1">
      <w:pPr>
        <w:rPr>
          <w:rFonts w:hint="default" w:ascii="Calibri Light" w:hAnsi="Calibri Light" w:cs="Calibri Light"/>
          <w:b w:val="0"/>
          <w:bCs w:val="0"/>
          <w:color w:val="000000" w:themeColor="text1"/>
          <w:u w:val="none"/>
          <w:lang w:val="en-IN"/>
          <w14:textFill>
            <w14:solidFill>
              <w14:schemeClr w14:val="tx1"/>
            </w14:solidFill>
          </w14:textFill>
        </w:rPr>
      </w:pPr>
    </w:p>
    <w:p w14:paraId="425D1BDE">
      <w:pPr>
        <w:rPr>
          <w:ins w:id="291" w:author="Tejal Dalvi" w:date="2025-11-16T23:55:00Z"/>
          <w:rFonts w:hint="default" w:ascii="Calibri Light" w:hAnsi="Calibri Light" w:cs="Calibri Light"/>
          <w:b w:val="0"/>
          <w:bCs w:val="0"/>
          <w:color w:val="000000" w:themeColor="text1"/>
          <w:u w:val="none"/>
          <w:lang w:val="en-US"/>
          <w14:textFill>
            <w14:solidFill>
              <w14:schemeClr w14:val="tx1"/>
            </w14:solidFill>
          </w14:textFill>
        </w:rPr>
      </w:pPr>
    </w:p>
    <w:p w14:paraId="0902DD3B">
      <w:pPr>
        <w:rPr>
          <w:ins w:id="292" w:author="Tejal Dalvi" w:date="2025-11-16T23:55:00Z"/>
          <w:rFonts w:hint="default" w:ascii="Calibri Light" w:hAnsi="Calibri Light" w:cs="Calibri Light"/>
          <w:b w:val="0"/>
          <w:bCs w:val="0"/>
          <w:color w:val="000000" w:themeColor="text1"/>
          <w:u w:val="none"/>
          <w14:textFill>
            <w14:solidFill>
              <w14:schemeClr w14:val="tx1"/>
            </w14:solidFill>
          </w14:textFill>
        </w:rPr>
      </w:pPr>
      <w:ins w:id="293"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t>Q)</w:t>
        </w:r>
      </w:ins>
      <w:ins w:id="294" w:author="Tejal Dalvi" w:date="2025-11-16T23:55:00Z">
        <w:r>
          <w:rPr>
            <w:rFonts w:hint="default" w:ascii="Calibri Light" w:hAnsi="Calibri Light" w:cs="Calibri Light"/>
            <w:b w:val="0"/>
            <w:bCs w:val="0"/>
            <w:color w:val="000000" w:themeColor="text1"/>
            <w:u w:val="none"/>
            <w14:textFill>
              <w14:solidFill>
                <w14:schemeClr w14:val="tx1"/>
              </w14:solidFill>
            </w14:textFill>
          </w:rPr>
          <w:t xml:space="preserve"> network scanning and its types in details</w:t>
        </w:r>
      </w:ins>
    </w:p>
    <w:p w14:paraId="4DEDE225">
      <w:pPr>
        <w:rPr>
          <w:ins w:id="295" w:author="Tejal Dalvi" w:date="2025-11-16T23:55:00Z"/>
          <w:rFonts w:hint="default" w:ascii="Calibri Light" w:hAnsi="Calibri Light" w:cs="Calibri Light"/>
          <w:b w:val="0"/>
          <w:bCs w:val="0"/>
          <w:color w:val="000000" w:themeColor="text1"/>
          <w:u w:val="none"/>
          <w14:textFill>
            <w14:solidFill>
              <w14:schemeClr w14:val="tx1"/>
            </w14:solidFill>
          </w14:textFill>
        </w:rPr>
      </w:pPr>
      <w:ins w:id="296" w:author="Tejal Dalvi" w:date="2025-11-16T23:55:00Z">
        <w:r>
          <w:rPr>
            <w:rFonts w:hint="default" w:ascii="Calibri Light" w:hAnsi="Calibri Light" w:cs="Calibri Light"/>
            <w:b w:val="0"/>
            <w:bCs w:val="0"/>
            <w:color w:val="000000" w:themeColor="text1"/>
            <w:u w:val="none"/>
            <w14:textFill>
              <w14:solidFill>
                <w14:schemeClr w14:val="tx1"/>
              </w14:solidFill>
            </w14:textFill>
          </w:rPr>
          <w:t>-&gt;What is Network Scanning?</w:t>
        </w:r>
      </w:ins>
    </w:p>
    <w:p w14:paraId="3A098ABF">
      <w:pPr>
        <w:rPr>
          <w:ins w:id="297" w:author="Tejal Dalvi" w:date="2025-11-16T23:55:00Z"/>
          <w:rFonts w:hint="default" w:ascii="Calibri Light" w:hAnsi="Calibri Light" w:cs="Calibri Light"/>
          <w:b w:val="0"/>
          <w:bCs w:val="0"/>
          <w:color w:val="000000" w:themeColor="text1"/>
          <w:u w:val="none"/>
          <w14:textFill>
            <w14:solidFill>
              <w14:schemeClr w14:val="tx1"/>
            </w14:solidFill>
          </w14:textFill>
        </w:rPr>
      </w:pPr>
      <w:ins w:id="298" w:author="Tejal Dalvi" w:date="2025-11-16T23:55:00Z">
        <w:r>
          <w:rPr>
            <w:rFonts w:hint="default" w:ascii="Calibri Light" w:hAnsi="Calibri Light" w:cs="Calibri Light"/>
            <w:b w:val="0"/>
            <w:bCs w:val="0"/>
            <w:color w:val="000000" w:themeColor="text1"/>
            <w:u w:val="none"/>
            <w14:textFill>
              <w14:solidFill>
                <w14:schemeClr w14:val="tx1"/>
              </w14:solidFill>
            </w14:textFill>
          </w:rPr>
          <w:t>Network scanning is the process of identifying active devices, open ports, running services, and vulnerabilities in a network.</w:t>
        </w:r>
      </w:ins>
    </w:p>
    <w:p w14:paraId="1B1C8B0B">
      <w:pPr>
        <w:rPr>
          <w:ins w:id="299" w:author="Tejal Dalvi" w:date="2025-11-16T23:55:00Z"/>
          <w:rFonts w:hint="default" w:ascii="Calibri Light" w:hAnsi="Calibri Light" w:cs="Calibri Light"/>
          <w:b w:val="0"/>
          <w:bCs w:val="0"/>
          <w:color w:val="000000" w:themeColor="text1"/>
          <w:u w:val="none"/>
          <w14:textFill>
            <w14:solidFill>
              <w14:schemeClr w14:val="tx1"/>
            </w14:solidFill>
          </w14:textFill>
        </w:rPr>
      </w:pPr>
      <w:ins w:id="300" w:author="Tejal Dalvi" w:date="2025-11-16T23:55:00Z">
        <w:r>
          <w:rPr>
            <w:rFonts w:hint="default" w:ascii="Calibri Light" w:hAnsi="Calibri Light" w:cs="Calibri Light"/>
            <w:b w:val="0"/>
            <w:bCs w:val="0"/>
            <w:color w:val="000000" w:themeColor="text1"/>
            <w:u w:val="none"/>
            <w14:textFill>
              <w14:solidFill>
                <w14:schemeClr w14:val="tx1"/>
              </w14:solidFill>
            </w14:textFill>
          </w:rPr>
          <w:t>It is used in ethical hacking to:</w:t>
        </w:r>
      </w:ins>
    </w:p>
    <w:p w14:paraId="310EEDAE">
      <w:pPr>
        <w:numPr>
          <w:ilvl w:val="0"/>
          <w:numId w:val="81"/>
        </w:numPr>
        <w:rPr>
          <w:ins w:id="301" w:author="Tejal Dalvi" w:date="2025-11-16T23:55:00Z"/>
          <w:rFonts w:hint="default" w:ascii="Calibri Light" w:hAnsi="Calibri Light" w:cs="Calibri Light"/>
          <w:b w:val="0"/>
          <w:bCs w:val="0"/>
          <w:color w:val="000000" w:themeColor="text1"/>
          <w:u w:val="none"/>
          <w14:textFill>
            <w14:solidFill>
              <w14:schemeClr w14:val="tx1"/>
            </w14:solidFill>
          </w14:textFill>
        </w:rPr>
      </w:pPr>
      <w:ins w:id="302" w:author="Tejal Dalvi" w:date="2025-11-16T23:55:00Z">
        <w:r>
          <w:rPr>
            <w:rFonts w:hint="default" w:ascii="Calibri Light" w:hAnsi="Calibri Light" w:cs="Calibri Light"/>
            <w:b w:val="0"/>
            <w:bCs w:val="0"/>
            <w:color w:val="000000" w:themeColor="text1"/>
            <w:u w:val="none"/>
            <w14:textFill>
              <w14:solidFill>
                <w14:schemeClr w14:val="tx1"/>
              </w14:solidFill>
            </w14:textFill>
          </w:rPr>
          <w:t>Discover hosts</w:t>
        </w:r>
      </w:ins>
    </w:p>
    <w:p w14:paraId="24C0E708">
      <w:pPr>
        <w:numPr>
          <w:ilvl w:val="0"/>
          <w:numId w:val="81"/>
        </w:numPr>
        <w:rPr>
          <w:ins w:id="303" w:author="Tejal Dalvi" w:date="2025-11-16T23:55:00Z"/>
          <w:rFonts w:hint="default" w:ascii="Calibri Light" w:hAnsi="Calibri Light" w:cs="Calibri Light"/>
          <w:b w:val="0"/>
          <w:bCs w:val="0"/>
          <w:color w:val="000000" w:themeColor="text1"/>
          <w:u w:val="none"/>
          <w14:textFill>
            <w14:solidFill>
              <w14:schemeClr w14:val="tx1"/>
            </w14:solidFill>
          </w14:textFill>
        </w:rPr>
      </w:pPr>
      <w:ins w:id="304" w:author="Tejal Dalvi" w:date="2025-11-16T23:55:00Z">
        <w:r>
          <w:rPr>
            <w:rFonts w:hint="default" w:ascii="Calibri Light" w:hAnsi="Calibri Light" w:cs="Calibri Light"/>
            <w:b w:val="0"/>
            <w:bCs w:val="0"/>
            <w:color w:val="000000" w:themeColor="text1"/>
            <w:u w:val="none"/>
            <w14:textFill>
              <w14:solidFill>
                <w14:schemeClr w14:val="tx1"/>
              </w14:solidFill>
            </w14:textFill>
          </w:rPr>
          <w:t>Map the network</w:t>
        </w:r>
      </w:ins>
    </w:p>
    <w:p w14:paraId="176BE7F0">
      <w:pPr>
        <w:numPr>
          <w:ilvl w:val="0"/>
          <w:numId w:val="81"/>
        </w:numPr>
        <w:rPr>
          <w:ins w:id="305" w:author="Tejal Dalvi" w:date="2025-11-16T23:55:00Z"/>
          <w:rFonts w:hint="default" w:ascii="Calibri Light" w:hAnsi="Calibri Light" w:cs="Calibri Light"/>
          <w:b w:val="0"/>
          <w:bCs w:val="0"/>
          <w:color w:val="000000" w:themeColor="text1"/>
          <w:u w:val="none"/>
          <w14:textFill>
            <w14:solidFill>
              <w14:schemeClr w14:val="tx1"/>
            </w14:solidFill>
          </w14:textFill>
        </w:rPr>
      </w:pPr>
      <w:ins w:id="306" w:author="Tejal Dalvi" w:date="2025-11-16T23:55:00Z">
        <w:r>
          <w:rPr>
            <w:rFonts w:hint="default" w:ascii="Calibri Light" w:hAnsi="Calibri Light" w:cs="Calibri Light"/>
            <w:b w:val="0"/>
            <w:bCs w:val="0"/>
            <w:color w:val="000000" w:themeColor="text1"/>
            <w:u w:val="none"/>
            <w14:textFill>
              <w14:solidFill>
                <w14:schemeClr w14:val="tx1"/>
              </w14:solidFill>
            </w14:textFill>
          </w:rPr>
          <w:t>Find weak points</w:t>
        </w:r>
      </w:ins>
    </w:p>
    <w:p w14:paraId="21ADA759">
      <w:pPr>
        <w:numPr>
          <w:ilvl w:val="0"/>
          <w:numId w:val="81"/>
        </w:numPr>
        <w:rPr>
          <w:ins w:id="307" w:author="Tejal Dalvi" w:date="2025-11-16T23:55:00Z"/>
          <w:rFonts w:hint="default" w:ascii="Calibri Light" w:hAnsi="Calibri Light" w:cs="Calibri Light"/>
          <w:b w:val="0"/>
          <w:bCs w:val="0"/>
          <w:color w:val="000000" w:themeColor="text1"/>
          <w:u w:val="none"/>
          <w14:textFill>
            <w14:solidFill>
              <w14:schemeClr w14:val="tx1"/>
            </w14:solidFill>
          </w14:textFill>
        </w:rPr>
      </w:pPr>
      <w:ins w:id="308" w:author="Tejal Dalvi" w:date="2025-11-16T23:55:00Z">
        <w:r>
          <w:rPr>
            <w:rFonts w:hint="default" w:ascii="Calibri Light" w:hAnsi="Calibri Light" w:cs="Calibri Light"/>
            <w:b w:val="0"/>
            <w:bCs w:val="0"/>
            <w:color w:val="000000" w:themeColor="text1"/>
            <w:u w:val="none"/>
            <w14:textFill>
              <w14:solidFill>
                <w14:schemeClr w14:val="tx1"/>
              </w14:solidFill>
            </w14:textFill>
          </w:rPr>
          <w:t>Identify security risks</w:t>
        </w:r>
      </w:ins>
    </w:p>
    <w:p w14:paraId="1DF9CDE9">
      <w:pPr>
        <w:rPr>
          <w:ins w:id="309" w:author="Tejal Dalvi" w:date="2025-11-16T23:55:00Z"/>
          <w:rFonts w:hint="default" w:ascii="Calibri Light" w:hAnsi="Calibri Light" w:cs="Calibri Light"/>
          <w:b w:val="0"/>
          <w:bCs w:val="0"/>
          <w:color w:val="000000" w:themeColor="text1"/>
          <w:u w:val="none"/>
          <w14:textFill>
            <w14:solidFill>
              <w14:schemeClr w14:val="tx1"/>
            </w14:solidFill>
          </w14:textFill>
        </w:rPr>
      </w:pPr>
      <w:ins w:id="310" w:author="Tejal Dalvi" w:date="2025-11-16T23:55:00Z">
        <w:r>
          <w:rPr>
            <w:rFonts w:hint="default" w:ascii="Calibri Light" w:hAnsi="Calibri Light" w:cs="Calibri Light"/>
            <w:b w:val="0"/>
            <w:bCs w:val="0"/>
            <w:color w:val="000000" w:themeColor="text1"/>
            <w:u w:val="none"/>
            <w14:textFill>
              <w14:solidFill>
                <w14:schemeClr w14:val="tx1"/>
              </w14:solidFill>
            </w14:textFill>
          </w:rPr>
          <w:t>Network scanning happens after Footprinting and before Enumeration.</w:t>
        </w:r>
      </w:ins>
    </w:p>
    <w:p w14:paraId="135D2F8D">
      <w:pPr>
        <w:rPr>
          <w:ins w:id="311" w:author="Tejal Dalvi" w:date="2025-11-16T23:55:00Z"/>
          <w:rFonts w:hint="default" w:ascii="Calibri Light" w:hAnsi="Calibri Light" w:cs="Calibri Light"/>
          <w:b w:val="0"/>
          <w:bCs w:val="0"/>
          <w:color w:val="000000" w:themeColor="text1"/>
          <w:u w:val="none"/>
          <w14:textFill>
            <w14:solidFill>
              <w14:schemeClr w14:val="tx1"/>
            </w14:solidFill>
          </w14:textFill>
        </w:rPr>
      </w:pPr>
      <w:ins w:id="312" w:author="Tejal Dalvi" w:date="2025-11-16T23:55:00Z">
        <w:r>
          <w:rPr>
            <w:rFonts w:hint="default" w:ascii="Calibri Light" w:hAnsi="Calibri Light" w:cs="Calibri Light"/>
            <w:b w:val="0"/>
            <w:bCs w:val="0"/>
            <w:color w:val="000000" w:themeColor="text1"/>
            <w:u w:val="none"/>
            <w14:textFill>
              <w14:solidFill>
                <w14:schemeClr w14:val="tx1"/>
              </w14:solidFill>
            </w14:textFill>
          </w:rPr>
          <w:t>Purpose of Network Scanning</w:t>
        </w:r>
      </w:ins>
    </w:p>
    <w:p w14:paraId="78F5E7C5">
      <w:pPr>
        <w:numPr>
          <w:ilvl w:val="0"/>
          <w:numId w:val="82"/>
        </w:numPr>
        <w:rPr>
          <w:ins w:id="313" w:author="Tejal Dalvi" w:date="2025-11-16T23:55:00Z"/>
          <w:rFonts w:hint="default" w:ascii="Calibri Light" w:hAnsi="Calibri Light" w:cs="Calibri Light"/>
          <w:b w:val="0"/>
          <w:bCs w:val="0"/>
          <w:color w:val="000000" w:themeColor="text1"/>
          <w:u w:val="none"/>
          <w14:textFill>
            <w14:solidFill>
              <w14:schemeClr w14:val="tx1"/>
            </w14:solidFill>
          </w14:textFill>
        </w:rPr>
      </w:pPr>
      <w:ins w:id="314" w:author="Tejal Dalvi" w:date="2025-11-16T23:55:00Z">
        <w:r>
          <w:rPr>
            <w:rFonts w:hint="default" w:ascii="Calibri Light" w:hAnsi="Calibri Light" w:cs="Calibri Light"/>
            <w:b w:val="0"/>
            <w:bCs w:val="0"/>
            <w:color w:val="000000" w:themeColor="text1"/>
            <w:u w:val="none"/>
            <w14:textFill>
              <w14:solidFill>
                <w14:schemeClr w14:val="tx1"/>
              </w14:solidFill>
            </w14:textFill>
          </w:rPr>
          <w:t>Identify active hosts (who is connected?)</w:t>
        </w:r>
      </w:ins>
    </w:p>
    <w:p w14:paraId="0CC96F93">
      <w:pPr>
        <w:numPr>
          <w:ilvl w:val="0"/>
          <w:numId w:val="82"/>
        </w:numPr>
        <w:rPr>
          <w:ins w:id="315" w:author="Tejal Dalvi" w:date="2025-11-16T23:55:00Z"/>
          <w:rFonts w:hint="default" w:ascii="Calibri Light" w:hAnsi="Calibri Light" w:cs="Calibri Light"/>
          <w:b w:val="0"/>
          <w:bCs w:val="0"/>
          <w:color w:val="000000" w:themeColor="text1"/>
          <w:u w:val="none"/>
          <w14:textFill>
            <w14:solidFill>
              <w14:schemeClr w14:val="tx1"/>
            </w14:solidFill>
          </w14:textFill>
        </w:rPr>
      </w:pPr>
      <w:ins w:id="316" w:author="Tejal Dalvi" w:date="2025-11-16T23:55:00Z">
        <w:r>
          <w:rPr>
            <w:rFonts w:hint="default" w:ascii="Calibri Light" w:hAnsi="Calibri Light" w:cs="Calibri Light"/>
            <w:b w:val="0"/>
            <w:bCs w:val="0"/>
            <w:color w:val="000000" w:themeColor="text1"/>
            <w:u w:val="none"/>
            <w14:textFill>
              <w14:solidFill>
                <w14:schemeClr w14:val="tx1"/>
              </w14:solidFill>
            </w14:textFill>
          </w:rPr>
          <w:t>Find open ports (services running)</w:t>
        </w:r>
      </w:ins>
    </w:p>
    <w:p w14:paraId="26CA0962">
      <w:pPr>
        <w:numPr>
          <w:ilvl w:val="0"/>
          <w:numId w:val="82"/>
        </w:numPr>
        <w:rPr>
          <w:ins w:id="317" w:author="Tejal Dalvi" w:date="2025-11-16T23:55:00Z"/>
          <w:rFonts w:hint="default" w:ascii="Calibri Light" w:hAnsi="Calibri Light" w:cs="Calibri Light"/>
          <w:b w:val="0"/>
          <w:bCs w:val="0"/>
          <w:color w:val="000000" w:themeColor="text1"/>
          <w:u w:val="none"/>
          <w14:textFill>
            <w14:solidFill>
              <w14:schemeClr w14:val="tx1"/>
            </w14:solidFill>
          </w14:textFill>
        </w:rPr>
      </w:pPr>
      <w:ins w:id="318" w:author="Tejal Dalvi" w:date="2025-11-16T23:55:00Z">
        <w:r>
          <w:rPr>
            <w:rFonts w:hint="default" w:ascii="Calibri Light" w:hAnsi="Calibri Light" w:cs="Calibri Light"/>
            <w:b w:val="0"/>
            <w:bCs w:val="0"/>
            <w:color w:val="000000" w:themeColor="text1"/>
            <w:u w:val="none"/>
            <w14:textFill>
              <w14:solidFill>
                <w14:schemeClr w14:val="tx1"/>
              </w14:solidFill>
            </w14:textFill>
          </w:rPr>
          <w:t>Detect vulnerabilities</w:t>
        </w:r>
      </w:ins>
    </w:p>
    <w:p w14:paraId="2FD6CA2C">
      <w:pPr>
        <w:numPr>
          <w:ilvl w:val="0"/>
          <w:numId w:val="82"/>
        </w:numPr>
        <w:rPr>
          <w:ins w:id="319" w:author="Tejal Dalvi" w:date="2025-11-16T23:55:00Z"/>
          <w:rFonts w:hint="default" w:ascii="Calibri Light" w:hAnsi="Calibri Light" w:cs="Calibri Light"/>
          <w:b w:val="0"/>
          <w:bCs w:val="0"/>
          <w:color w:val="000000" w:themeColor="text1"/>
          <w:u w:val="none"/>
          <w14:textFill>
            <w14:solidFill>
              <w14:schemeClr w14:val="tx1"/>
            </w14:solidFill>
          </w14:textFill>
        </w:rPr>
      </w:pPr>
      <w:ins w:id="320" w:author="Tejal Dalvi" w:date="2025-11-16T23:55:00Z">
        <w:r>
          <w:rPr>
            <w:rFonts w:hint="default" w:ascii="Calibri Light" w:hAnsi="Calibri Light" w:cs="Calibri Light"/>
            <w:b w:val="0"/>
            <w:bCs w:val="0"/>
            <w:color w:val="000000" w:themeColor="text1"/>
            <w:u w:val="none"/>
            <w14:textFill>
              <w14:solidFill>
                <w14:schemeClr w14:val="tx1"/>
              </w14:solidFill>
            </w14:textFill>
          </w:rPr>
          <w:t>Discover network topology</w:t>
        </w:r>
      </w:ins>
    </w:p>
    <w:p w14:paraId="5E16BE18">
      <w:pPr>
        <w:numPr>
          <w:ilvl w:val="0"/>
          <w:numId w:val="82"/>
        </w:numPr>
        <w:rPr>
          <w:ins w:id="321" w:author="Tejal Dalvi" w:date="2025-11-16T23:55:00Z"/>
          <w:rFonts w:hint="default" w:ascii="Calibri Light" w:hAnsi="Calibri Light" w:cs="Calibri Light"/>
          <w:b w:val="0"/>
          <w:bCs w:val="0"/>
          <w:color w:val="000000" w:themeColor="text1"/>
          <w:u w:val="none"/>
          <w14:textFill>
            <w14:solidFill>
              <w14:schemeClr w14:val="tx1"/>
            </w14:solidFill>
          </w14:textFill>
        </w:rPr>
      </w:pPr>
      <w:ins w:id="322" w:author="Tejal Dalvi" w:date="2025-11-16T23:55:00Z">
        <w:r>
          <w:rPr>
            <w:rFonts w:hint="default" w:ascii="Calibri Light" w:hAnsi="Calibri Light" w:cs="Calibri Light"/>
            <w:b w:val="0"/>
            <w:bCs w:val="0"/>
            <w:color w:val="000000" w:themeColor="text1"/>
            <w:u w:val="none"/>
            <w14:textFill>
              <w14:solidFill>
                <w14:schemeClr w14:val="tx1"/>
              </w14:solidFill>
            </w14:textFill>
          </w:rPr>
          <w:t>Check firewall rules</w:t>
        </w:r>
      </w:ins>
    </w:p>
    <w:p w14:paraId="29877CD5">
      <w:pPr>
        <w:numPr>
          <w:ilvl w:val="0"/>
          <w:numId w:val="82"/>
        </w:numPr>
        <w:rPr>
          <w:ins w:id="323" w:author="Tejal Dalvi" w:date="2025-11-16T23:55:00Z"/>
          <w:rFonts w:hint="default" w:ascii="Calibri Light" w:hAnsi="Calibri Light" w:cs="Calibri Light"/>
          <w:b w:val="0"/>
          <w:bCs w:val="0"/>
          <w:color w:val="000000" w:themeColor="text1"/>
          <w:u w:val="none"/>
          <w14:textFill>
            <w14:solidFill>
              <w14:schemeClr w14:val="tx1"/>
            </w14:solidFill>
          </w14:textFill>
        </w:rPr>
      </w:pPr>
      <w:ins w:id="324" w:author="Tejal Dalvi" w:date="2025-11-16T23:55:00Z">
        <w:r>
          <w:rPr>
            <w:rFonts w:hint="default" w:ascii="Calibri Light" w:hAnsi="Calibri Light" w:cs="Calibri Light"/>
            <w:b w:val="0"/>
            <w:bCs w:val="0"/>
            <w:color w:val="000000" w:themeColor="text1"/>
            <w:u w:val="none"/>
            <w14:textFill>
              <w14:solidFill>
                <w14:schemeClr w14:val="tx1"/>
              </w14:solidFill>
            </w14:textFill>
          </w:rPr>
          <w:t>Assess security weakness</w:t>
        </w:r>
      </w:ins>
    </w:p>
    <w:p w14:paraId="4DCCB040">
      <w:pPr>
        <w:rPr>
          <w:ins w:id="325" w:author="Tejal Dalvi" w:date="2025-11-16T23:55:00Z"/>
          <w:rFonts w:hint="default" w:ascii="Calibri Light" w:hAnsi="Calibri Light" w:cs="Calibri Light"/>
          <w:b w:val="0"/>
          <w:bCs w:val="0"/>
          <w:color w:val="000000" w:themeColor="text1"/>
          <w:u w:val="none"/>
          <w14:textFill>
            <w14:solidFill>
              <w14:schemeClr w14:val="tx1"/>
            </w14:solidFill>
          </w14:textFill>
        </w:rPr>
      </w:pPr>
      <w:ins w:id="326" w:author="Tejal Dalvi" w:date="2025-11-16T23:55:00Z">
        <w:r>
          <w:rPr>
            <w:rFonts w:hint="default" w:ascii="Calibri Light" w:hAnsi="Calibri Light" w:cs="Calibri Light"/>
            <w:b w:val="0"/>
            <w:bCs w:val="0"/>
            <w:color w:val="000000" w:themeColor="text1"/>
            <w:u w:val="none"/>
            <w14:textFill>
              <w14:solidFill>
                <w14:schemeClr w14:val="tx1"/>
              </w14:solidFill>
            </w14:textFill>
          </w:rPr>
          <w:t>Types of Network Scanning (in detail)</w:t>
        </w:r>
      </w:ins>
    </w:p>
    <w:p w14:paraId="40925BEB">
      <w:pPr>
        <w:rPr>
          <w:ins w:id="327" w:author="Tejal Dalvi" w:date="2025-11-16T23:55:00Z"/>
          <w:rFonts w:hint="default" w:ascii="Calibri Light" w:hAnsi="Calibri Light" w:cs="Calibri Light"/>
          <w:b w:val="0"/>
          <w:bCs w:val="0"/>
          <w:color w:val="000000" w:themeColor="text1"/>
          <w:u w:val="none"/>
          <w14:textFill>
            <w14:solidFill>
              <w14:schemeClr w14:val="tx1"/>
            </w14:solidFill>
          </w14:textFill>
        </w:rPr>
      </w:pPr>
      <w:ins w:id="328" w:author="Tejal Dalvi" w:date="2025-11-16T23:55:00Z">
        <w:r>
          <w:rPr>
            <w:rFonts w:hint="default" w:ascii="Calibri Light" w:hAnsi="Calibri Light" w:cs="Calibri Light"/>
            <w:b w:val="0"/>
            <w:bCs w:val="0"/>
            <w:color w:val="000000" w:themeColor="text1"/>
            <w:u w:val="none"/>
            <w14:textFill>
              <w14:solidFill>
                <w14:schemeClr w14:val="tx1"/>
              </w14:solidFill>
            </w14:textFill>
          </w:rPr>
          <w:t>Network scanning is divided into three major types:</w:t>
        </w:r>
      </w:ins>
    </w:p>
    <w:p w14:paraId="49DD29F3">
      <w:pPr>
        <w:numPr>
          <w:ilvl w:val="0"/>
          <w:numId w:val="83"/>
        </w:numPr>
        <w:rPr>
          <w:ins w:id="329" w:author="Tejal Dalvi" w:date="2025-11-16T23:55:00Z"/>
          <w:rFonts w:hint="default" w:ascii="Calibri Light" w:hAnsi="Calibri Light" w:cs="Calibri Light"/>
          <w:b w:val="0"/>
          <w:bCs w:val="0"/>
          <w:color w:val="000000" w:themeColor="text1"/>
          <w:u w:val="none"/>
          <w14:textFill>
            <w14:solidFill>
              <w14:schemeClr w14:val="tx1"/>
            </w14:solidFill>
          </w14:textFill>
        </w:rPr>
      </w:pPr>
      <w:ins w:id="330" w:author="Tejal Dalvi" w:date="2025-11-16T23:55:00Z">
        <w:r>
          <w:rPr>
            <w:rFonts w:hint="default" w:ascii="Calibri Light" w:hAnsi="Calibri Light" w:cs="Calibri Light"/>
            <w:b w:val="0"/>
            <w:bCs w:val="0"/>
            <w:color w:val="000000" w:themeColor="text1"/>
            <w:u w:val="none"/>
            <w14:textFill>
              <w14:solidFill>
                <w14:schemeClr w14:val="tx1"/>
              </w14:solidFill>
            </w14:textFill>
          </w:rPr>
          <w:t>Port Scanning</w:t>
        </w:r>
      </w:ins>
    </w:p>
    <w:p w14:paraId="449F387A">
      <w:pPr>
        <w:numPr>
          <w:ilvl w:val="0"/>
          <w:numId w:val="83"/>
        </w:numPr>
        <w:rPr>
          <w:ins w:id="331" w:author="Tejal Dalvi" w:date="2025-11-16T23:55:00Z"/>
          <w:rFonts w:hint="default" w:ascii="Calibri Light" w:hAnsi="Calibri Light" w:cs="Calibri Light"/>
          <w:b w:val="0"/>
          <w:bCs w:val="0"/>
          <w:color w:val="000000" w:themeColor="text1"/>
          <w:u w:val="none"/>
          <w14:textFill>
            <w14:solidFill>
              <w14:schemeClr w14:val="tx1"/>
            </w14:solidFill>
          </w14:textFill>
        </w:rPr>
      </w:pPr>
      <w:ins w:id="332" w:author="Tejal Dalvi" w:date="2025-11-16T23:55:00Z">
        <w:r>
          <w:rPr>
            <w:rFonts w:hint="default" w:ascii="Calibri Light" w:hAnsi="Calibri Light" w:cs="Calibri Light"/>
            <w:b w:val="0"/>
            <w:bCs w:val="0"/>
            <w:color w:val="000000" w:themeColor="text1"/>
            <w:u w:val="none"/>
            <w14:textFill>
              <w14:solidFill>
                <w14:schemeClr w14:val="tx1"/>
              </w14:solidFill>
            </w14:textFill>
          </w:rPr>
          <w:t>Network Scanning (Host Discovery)</w:t>
        </w:r>
      </w:ins>
    </w:p>
    <w:p w14:paraId="2B467B0F">
      <w:pPr>
        <w:numPr>
          <w:ilvl w:val="0"/>
          <w:numId w:val="83"/>
        </w:numPr>
        <w:rPr>
          <w:ins w:id="333" w:author="Tejal Dalvi" w:date="2025-11-16T23:55:00Z"/>
          <w:rFonts w:hint="default" w:ascii="Calibri Light" w:hAnsi="Calibri Light" w:cs="Calibri Light"/>
          <w:b w:val="0"/>
          <w:bCs w:val="0"/>
          <w:color w:val="000000" w:themeColor="text1"/>
          <w:u w:val="none"/>
          <w14:textFill>
            <w14:solidFill>
              <w14:schemeClr w14:val="tx1"/>
            </w14:solidFill>
          </w14:textFill>
        </w:rPr>
      </w:pPr>
      <w:ins w:id="334" w:author="Tejal Dalvi" w:date="2025-11-16T23:55:00Z">
        <w:r>
          <w:rPr>
            <w:rFonts w:hint="default" w:ascii="Calibri Light" w:hAnsi="Calibri Light" w:cs="Calibri Light"/>
            <w:b w:val="0"/>
            <w:bCs w:val="0"/>
            <w:color w:val="000000" w:themeColor="text1"/>
            <w:u w:val="none"/>
            <w14:textFill>
              <w14:solidFill>
                <w14:schemeClr w14:val="tx1"/>
              </w14:solidFill>
            </w14:textFill>
          </w:rPr>
          <w:t>Vulnerability Scanning</w:t>
        </w:r>
      </w:ins>
    </w:p>
    <w:p w14:paraId="49EBC704">
      <w:pPr>
        <w:rPr>
          <w:ins w:id="335" w:author="Tejal Dalvi" w:date="2025-11-16T23:55:00Z"/>
          <w:rFonts w:hint="default" w:ascii="Calibri Light" w:hAnsi="Calibri Light" w:cs="Calibri Light"/>
          <w:b w:val="0"/>
          <w:bCs w:val="0"/>
          <w:color w:val="000000" w:themeColor="text1"/>
          <w:u w:val="none"/>
          <w14:textFill>
            <w14:solidFill>
              <w14:schemeClr w14:val="tx1"/>
            </w14:solidFill>
          </w14:textFill>
        </w:rPr>
      </w:pPr>
      <w:ins w:id="336" w:author="Tejal Dalvi" w:date="2025-11-16T23:55:00Z">
        <w:r>
          <w:rPr>
            <w:rFonts w:hint="default" w:ascii="Calibri Light" w:hAnsi="Calibri Light" w:cs="Calibri Light"/>
            <w:b w:val="0"/>
            <w:bCs w:val="0"/>
            <w:color w:val="000000" w:themeColor="text1"/>
            <w:u w:val="none"/>
            <w14:textFill>
              <w14:solidFill>
                <w14:schemeClr w14:val="tx1"/>
              </w14:solidFill>
            </w14:textFill>
          </w:rPr>
          <w:t>Let’s explain each one clearly.</w:t>
        </w:r>
      </w:ins>
    </w:p>
    <w:p w14:paraId="753EB2C0">
      <w:pPr>
        <w:rPr>
          <w:ins w:id="337" w:author="Tejal Dalvi" w:date="2025-11-16T23:55:00Z"/>
          <w:rFonts w:hint="default" w:ascii="Calibri Light" w:hAnsi="Calibri Light" w:cs="Calibri Light"/>
          <w:b w:val="0"/>
          <w:bCs w:val="0"/>
          <w:color w:val="000000" w:themeColor="text1"/>
          <w:u w:val="none"/>
          <w14:textFill>
            <w14:solidFill>
              <w14:schemeClr w14:val="tx1"/>
            </w14:solidFill>
          </w14:textFill>
        </w:rPr>
      </w:pPr>
      <w:ins w:id="338" w:author="Tejal Dalvi" w:date="2025-11-16T23:55:00Z">
        <w:r>
          <w:rPr>
            <w:rFonts w:hint="default" w:ascii="Calibri Light" w:hAnsi="Calibri Light" w:cs="Calibri Light"/>
            <w:b w:val="0"/>
            <w:bCs w:val="0"/>
            <w:color w:val="000000" w:themeColor="text1"/>
            <w:u w:val="none"/>
            <w14:textFill>
              <w14:solidFill>
                <w14:schemeClr w14:val="tx1"/>
              </w14:solidFill>
            </w14:textFill>
          </w:rPr>
          <w:t>2. Network Scanning (Host Discovery)</w:t>
        </w:r>
      </w:ins>
    </w:p>
    <w:p w14:paraId="015C68D7">
      <w:pPr>
        <w:rPr>
          <w:ins w:id="339" w:author="Tejal Dalvi" w:date="2025-11-16T23:55:00Z"/>
          <w:rFonts w:hint="default" w:ascii="Calibri Light" w:hAnsi="Calibri Light" w:cs="Calibri Light"/>
          <w:b w:val="0"/>
          <w:bCs w:val="0"/>
          <w:color w:val="000000" w:themeColor="text1"/>
          <w:u w:val="none"/>
          <w14:textFill>
            <w14:solidFill>
              <w14:schemeClr w14:val="tx1"/>
            </w14:solidFill>
          </w14:textFill>
        </w:rPr>
      </w:pPr>
      <w:ins w:id="340" w:author="Tejal Dalvi" w:date="2025-11-16T23:55:00Z">
        <w:r>
          <w:rPr>
            <w:rFonts w:hint="default" w:ascii="Calibri Light" w:hAnsi="Calibri Light" w:cs="Calibri Light"/>
            <w:b w:val="0"/>
            <w:bCs w:val="0"/>
            <w:color w:val="000000" w:themeColor="text1"/>
            <w:u w:val="none"/>
            <w14:textFill>
              <w14:solidFill>
                <w14:schemeClr w14:val="tx1"/>
              </w14:solidFill>
            </w14:textFill>
          </w:rPr>
          <w:t>Basic scans</w:t>
        </w:r>
      </w:ins>
    </w:p>
    <w:p w14:paraId="512EA199">
      <w:pPr>
        <w:numPr>
          <w:ilvl w:val="0"/>
          <w:numId w:val="84"/>
        </w:numPr>
        <w:rPr>
          <w:ins w:id="341" w:author="Tejal Dalvi" w:date="2025-11-16T23:55:00Z"/>
          <w:rFonts w:hint="default" w:ascii="Calibri Light" w:hAnsi="Calibri Light" w:cs="Calibri Light"/>
          <w:b w:val="0"/>
          <w:bCs w:val="0"/>
          <w:color w:val="000000" w:themeColor="text1"/>
          <w:u w:val="none"/>
          <w14:textFill>
            <w14:solidFill>
              <w14:schemeClr w14:val="tx1"/>
            </w14:solidFill>
          </w14:textFill>
        </w:rPr>
      </w:pPr>
      <w:ins w:id="342" w:author="Tejal Dalvi" w:date="2025-11-16T23:55:00Z">
        <w:r>
          <w:rPr>
            <w:rFonts w:hint="default" w:ascii="Calibri Light" w:hAnsi="Calibri Light" w:cs="Calibri Light"/>
            <w:b w:val="0"/>
            <w:bCs w:val="0"/>
            <w:color w:val="000000" w:themeColor="text1"/>
            <w:u w:val="none"/>
            <w14:textFill>
              <w14:solidFill>
                <w14:schemeClr w14:val="tx1"/>
              </w14:solidFill>
            </w14:textFill>
          </w:rPr>
          <w:t>Scan a single IP or hostname:</w:t>
        </w:r>
      </w:ins>
      <w:ins w:id="343"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344" w:author="Tejal Dalvi" w:date="2025-11-16T23:55:00Z">
        <w:r>
          <w:rPr>
            <w:rFonts w:hint="default" w:ascii="Calibri Light" w:hAnsi="Calibri Light" w:cs="Calibri Light"/>
            <w:b w:val="0"/>
            <w:bCs w:val="0"/>
            <w:color w:val="000000" w:themeColor="text1"/>
            <w:u w:val="none"/>
            <w14:textFill>
              <w14:solidFill>
                <w14:schemeClr w14:val="tx1"/>
              </w14:solidFill>
            </w14:textFill>
          </w:rPr>
          <w:t>nmap &lt;IP_address&gt; or nmap &lt;hostname&gt;</w:t>
        </w:r>
      </w:ins>
    </w:p>
    <w:p w14:paraId="04FA4BD8">
      <w:pPr>
        <w:numPr>
          <w:ilvl w:val="0"/>
          <w:numId w:val="84"/>
        </w:numPr>
        <w:rPr>
          <w:ins w:id="345" w:author="Tejal Dalvi" w:date="2025-11-16T23:55:00Z"/>
          <w:rFonts w:hint="default" w:ascii="Calibri Light" w:hAnsi="Calibri Light" w:cs="Calibri Light"/>
          <w:b w:val="0"/>
          <w:bCs w:val="0"/>
          <w:color w:val="000000" w:themeColor="text1"/>
          <w:u w:val="none"/>
          <w14:textFill>
            <w14:solidFill>
              <w14:schemeClr w14:val="tx1"/>
            </w14:solidFill>
          </w14:textFill>
        </w:rPr>
      </w:pPr>
      <w:ins w:id="346" w:author="Tejal Dalvi" w:date="2025-11-16T23:55:00Z">
        <w:r>
          <w:rPr>
            <w:rFonts w:hint="default" w:ascii="Calibri Light" w:hAnsi="Calibri Light" w:cs="Calibri Light"/>
            <w:b w:val="0"/>
            <w:bCs w:val="0"/>
            <w:color w:val="000000" w:themeColor="text1"/>
            <w:u w:val="none"/>
            <w14:textFill>
              <w14:solidFill>
                <w14:schemeClr w14:val="tx1"/>
              </w14:solidFill>
            </w14:textFill>
          </w:rPr>
          <w:t>Scan a range of IPs:</w:t>
        </w:r>
      </w:ins>
      <w:ins w:id="347"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348" w:author="Tejal Dalvi" w:date="2025-11-16T23:55:00Z">
        <w:r>
          <w:rPr>
            <w:rFonts w:hint="default" w:ascii="Calibri Light" w:hAnsi="Calibri Light" w:cs="Calibri Light"/>
            <w:b w:val="0"/>
            <w:bCs w:val="0"/>
            <w:color w:val="000000" w:themeColor="text1"/>
            <w:u w:val="none"/>
            <w14:textFill>
              <w14:solidFill>
                <w14:schemeClr w14:val="tx1"/>
              </w14:solidFill>
            </w14:textFill>
          </w:rPr>
          <w:t>nmap &lt;IP_address&gt;-&lt;range&gt; (e.g., nmap 192.168.1.1-15)</w:t>
        </w:r>
      </w:ins>
    </w:p>
    <w:p w14:paraId="113C5392">
      <w:pPr>
        <w:numPr>
          <w:ilvl w:val="0"/>
          <w:numId w:val="84"/>
        </w:numPr>
        <w:rPr>
          <w:ins w:id="349" w:author="Tejal Dalvi" w:date="2025-11-16T23:55:00Z"/>
          <w:rFonts w:hint="default" w:ascii="Calibri Light" w:hAnsi="Calibri Light" w:cs="Calibri Light"/>
          <w:b w:val="0"/>
          <w:bCs w:val="0"/>
          <w:color w:val="000000" w:themeColor="text1"/>
          <w:u w:val="none"/>
          <w14:textFill>
            <w14:solidFill>
              <w14:schemeClr w14:val="tx1"/>
            </w14:solidFill>
          </w14:textFill>
        </w:rPr>
      </w:pPr>
      <w:ins w:id="350" w:author="Tejal Dalvi" w:date="2025-11-16T23:55:00Z">
        <w:r>
          <w:rPr>
            <w:rFonts w:hint="default" w:ascii="Calibri Light" w:hAnsi="Calibri Light" w:cs="Calibri Light"/>
            <w:b w:val="0"/>
            <w:bCs w:val="0"/>
            <w:color w:val="000000" w:themeColor="text1"/>
            <w:u w:val="none"/>
            <w14:textFill>
              <w14:solidFill>
                <w14:schemeClr w14:val="tx1"/>
              </w14:solidFill>
            </w14:textFill>
          </w:rPr>
          <w:t>Scan multiple hosts:</w:t>
        </w:r>
      </w:ins>
      <w:ins w:id="351"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352" w:author="Tejal Dalvi" w:date="2025-11-16T23:55:00Z">
        <w:r>
          <w:rPr>
            <w:rFonts w:hint="default" w:ascii="Calibri Light" w:hAnsi="Calibri Light" w:cs="Calibri Light"/>
            <w:b w:val="0"/>
            <w:bCs w:val="0"/>
            <w:color w:val="000000" w:themeColor="text1"/>
            <w:u w:val="none"/>
            <w14:textFill>
              <w14:solidFill>
                <w14:schemeClr w14:val="tx1"/>
              </w14:solidFill>
            </w14:textFill>
          </w:rPr>
          <w:t>nmap &lt;IP_address_1&gt; &lt;IP_address_2&gt; </w:t>
        </w:r>
      </w:ins>
    </w:p>
    <w:p w14:paraId="525EC10F">
      <w:pPr>
        <w:rPr>
          <w:ins w:id="353" w:author="Tejal Dalvi" w:date="2025-11-16T23:55:00Z"/>
          <w:rFonts w:hint="default" w:ascii="Calibri Light" w:hAnsi="Calibri Light" w:cs="Calibri Light"/>
          <w:b w:val="0"/>
          <w:bCs w:val="0"/>
          <w:color w:val="000000" w:themeColor="text1"/>
          <w:u w:val="none"/>
          <w14:textFill>
            <w14:solidFill>
              <w14:schemeClr w14:val="tx1"/>
            </w14:solidFill>
          </w14:textFill>
        </w:rPr>
      </w:pPr>
      <w:ins w:id="354" w:author="Tejal Dalvi" w:date="2025-11-16T23:55:00Z">
        <w:r>
          <w:rPr>
            <w:rFonts w:hint="default" w:ascii="Calibri Light" w:hAnsi="Calibri Light" w:cs="Calibri Light"/>
            <w:b w:val="0"/>
            <w:bCs w:val="0"/>
            <w:color w:val="000000" w:themeColor="text1"/>
            <w:u w:val="none"/>
            <w14:textFill>
              <w14:solidFill>
                <w14:schemeClr w14:val="tx1"/>
              </w14:solidFill>
            </w14:textFill>
          </w:rPr>
          <w:t>Common advanced commands</w:t>
        </w:r>
      </w:ins>
    </w:p>
    <w:p w14:paraId="18213F0F">
      <w:pPr>
        <w:numPr>
          <w:ilvl w:val="0"/>
          <w:numId w:val="85"/>
        </w:numPr>
        <w:rPr>
          <w:ins w:id="355" w:author="Tejal Dalvi" w:date="2025-11-16T23:55:00Z"/>
          <w:rFonts w:hint="default" w:ascii="Calibri Light" w:hAnsi="Calibri Light" w:cs="Calibri Light"/>
          <w:b w:val="0"/>
          <w:bCs w:val="0"/>
          <w:color w:val="000000" w:themeColor="text1"/>
          <w:u w:val="none"/>
          <w14:textFill>
            <w14:solidFill>
              <w14:schemeClr w14:val="tx1"/>
            </w14:solidFill>
          </w14:textFill>
        </w:rPr>
      </w:pPr>
      <w:ins w:id="356" w:author="Tejal Dalvi" w:date="2025-11-16T23:55:00Z">
        <w:r>
          <w:rPr>
            <w:rFonts w:hint="default" w:ascii="Calibri Light" w:hAnsi="Calibri Light" w:cs="Calibri Light"/>
            <w:b w:val="0"/>
            <w:bCs w:val="0"/>
            <w:color w:val="000000" w:themeColor="text1"/>
            <w:u w:val="none"/>
            <w14:textFill>
              <w14:solidFill>
                <w14:schemeClr w14:val="tx1"/>
              </w14:solidFill>
            </w14:textFill>
          </w:rPr>
          <w:t>Ping scan: Performs a ping scan to find live hosts without scanning ports.</w:t>
        </w:r>
      </w:ins>
      <w:ins w:id="357"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358" w:author="Tejal Dalvi" w:date="2025-11-16T23:55:00Z">
        <w:r>
          <w:rPr>
            <w:rFonts w:hint="default" w:ascii="Calibri Light" w:hAnsi="Calibri Light" w:cs="Calibri Light"/>
            <w:b w:val="0"/>
            <w:bCs w:val="0"/>
            <w:color w:val="000000" w:themeColor="text1"/>
            <w:u w:val="none"/>
            <w14:textFill>
              <w14:solidFill>
                <w14:schemeClr w14:val="tx1"/>
              </w14:solidFill>
            </w14:textFill>
          </w:rPr>
          <w:t>nmap -sn &lt;target&gt;</w:t>
        </w:r>
      </w:ins>
    </w:p>
    <w:p w14:paraId="4E7CD76C">
      <w:pPr>
        <w:numPr>
          <w:ilvl w:val="0"/>
          <w:numId w:val="85"/>
        </w:numPr>
        <w:rPr>
          <w:ins w:id="359" w:author="Tejal Dalvi" w:date="2025-11-16T23:55:00Z"/>
          <w:rFonts w:hint="default" w:ascii="Calibri Light" w:hAnsi="Calibri Light" w:cs="Calibri Light"/>
          <w:b w:val="0"/>
          <w:bCs w:val="0"/>
          <w:color w:val="000000" w:themeColor="text1"/>
          <w:u w:val="none"/>
          <w14:textFill>
            <w14:solidFill>
              <w14:schemeClr w14:val="tx1"/>
            </w14:solidFill>
          </w14:textFill>
        </w:rPr>
      </w:pPr>
      <w:ins w:id="360" w:author="Tejal Dalvi" w:date="2025-11-16T23:55:00Z">
        <w:r>
          <w:rPr>
            <w:rFonts w:hint="default" w:ascii="Calibri Light" w:hAnsi="Calibri Light" w:cs="Calibri Light"/>
            <w:b w:val="0"/>
            <w:bCs w:val="0"/>
            <w:color w:val="000000" w:themeColor="text1"/>
            <w:u w:val="none"/>
            <w14:textFill>
              <w14:solidFill>
                <w14:schemeClr w14:val="tx1"/>
              </w14:solidFill>
            </w14:textFill>
          </w:rPr>
          <w:t>Scan specific ports: Scans only the ports you specify.</w:t>
        </w:r>
      </w:ins>
      <w:ins w:id="361"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362" w:author="Tejal Dalvi" w:date="2025-11-16T23:55:00Z">
        <w:r>
          <w:rPr>
            <w:rFonts w:hint="default" w:ascii="Calibri Light" w:hAnsi="Calibri Light" w:cs="Calibri Light"/>
            <w:b w:val="0"/>
            <w:bCs w:val="0"/>
            <w:color w:val="000000" w:themeColor="text1"/>
            <w:u w:val="none"/>
            <w14:textFill>
              <w14:solidFill>
                <w14:schemeClr w14:val="tx1"/>
              </w14:solidFill>
            </w14:textFill>
          </w:rPr>
          <w:t>nmap -p &lt;port1,port2&gt; &lt;target&gt; (e.g., nmap -p 80,443 192.168.1.1)</w:t>
        </w:r>
      </w:ins>
    </w:p>
    <w:p w14:paraId="2661342F">
      <w:pPr>
        <w:numPr>
          <w:ilvl w:val="0"/>
          <w:numId w:val="85"/>
        </w:numPr>
        <w:rPr>
          <w:ins w:id="363" w:author="Tejal Dalvi" w:date="2025-11-16T23:55:00Z"/>
          <w:rFonts w:hint="default" w:ascii="Calibri Light" w:hAnsi="Calibri Light" w:cs="Calibri Light"/>
          <w:b w:val="0"/>
          <w:bCs w:val="0"/>
          <w:color w:val="000000" w:themeColor="text1"/>
          <w:u w:val="none"/>
          <w14:textFill>
            <w14:solidFill>
              <w14:schemeClr w14:val="tx1"/>
            </w14:solidFill>
          </w14:textFill>
        </w:rPr>
      </w:pPr>
      <w:ins w:id="364" w:author="Tejal Dalvi" w:date="2025-11-16T23:55:00Z">
        <w:r>
          <w:rPr>
            <w:rFonts w:hint="default" w:ascii="Calibri Light" w:hAnsi="Calibri Light" w:cs="Calibri Light"/>
            <w:b w:val="0"/>
            <w:bCs w:val="0"/>
            <w:color w:val="000000" w:themeColor="text1"/>
            <w:u w:val="none"/>
            <w14:textFill>
              <w14:solidFill>
                <w14:schemeClr w14:val="tx1"/>
              </w14:solidFill>
            </w14:textFill>
          </w:rPr>
          <w:t>Scan a port range: Scans all ports within the specified range.</w:t>
        </w:r>
      </w:ins>
      <w:ins w:id="365"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366" w:author="Tejal Dalvi" w:date="2025-11-16T23:55:00Z">
        <w:r>
          <w:rPr>
            <w:rFonts w:hint="default" w:ascii="Calibri Light" w:hAnsi="Calibri Light" w:cs="Calibri Light"/>
            <w:b w:val="0"/>
            <w:bCs w:val="0"/>
            <w:color w:val="000000" w:themeColor="text1"/>
            <w:u w:val="none"/>
            <w14:textFill>
              <w14:solidFill>
                <w14:schemeClr w14:val="tx1"/>
              </w14:solidFill>
            </w14:textFill>
          </w:rPr>
          <w:t>nmap -p 1-80 &lt;target&gt;</w:t>
        </w:r>
      </w:ins>
    </w:p>
    <w:p w14:paraId="7A1BC2C4">
      <w:pPr>
        <w:numPr>
          <w:ilvl w:val="0"/>
          <w:numId w:val="85"/>
        </w:numPr>
        <w:rPr>
          <w:ins w:id="367" w:author="Tejal Dalvi" w:date="2025-11-16T23:55:00Z"/>
          <w:rFonts w:hint="default" w:ascii="Calibri Light" w:hAnsi="Calibri Light" w:cs="Calibri Light"/>
          <w:b w:val="0"/>
          <w:bCs w:val="0"/>
          <w:color w:val="000000" w:themeColor="text1"/>
          <w:u w:val="none"/>
          <w14:textFill>
            <w14:solidFill>
              <w14:schemeClr w14:val="tx1"/>
            </w14:solidFill>
          </w14:textFill>
        </w:rPr>
      </w:pPr>
      <w:ins w:id="368" w:author="Tejal Dalvi" w:date="2025-11-16T23:55:00Z">
        <w:r>
          <w:rPr>
            <w:rFonts w:hint="default" w:ascii="Calibri Light" w:hAnsi="Calibri Light" w:cs="Calibri Light"/>
            <w:b w:val="0"/>
            <w:bCs w:val="0"/>
            <w:color w:val="000000" w:themeColor="text1"/>
            <w:u w:val="none"/>
            <w14:textFill>
              <w14:solidFill>
                <w14:schemeClr w14:val="tx1"/>
              </w14:solidFill>
            </w14:textFill>
          </w:rPr>
          <w:t>Aggressive scan: Runs a set of common scan types that gather a lot of information, including OS detection, version detection, and script scanning.</w:t>
        </w:r>
      </w:ins>
      <w:ins w:id="369"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370" w:author="Tejal Dalvi" w:date="2025-11-16T23:55:00Z">
        <w:r>
          <w:rPr>
            <w:rFonts w:hint="default" w:ascii="Calibri Light" w:hAnsi="Calibri Light" w:cs="Calibri Light"/>
            <w:b w:val="0"/>
            <w:bCs w:val="0"/>
            <w:color w:val="000000" w:themeColor="text1"/>
            <w:u w:val="none"/>
            <w14:textFill>
              <w14:solidFill>
                <w14:schemeClr w14:val="tx1"/>
              </w14:solidFill>
            </w14:textFill>
          </w:rPr>
          <w:t>nmap -A &lt;target&gt;</w:t>
        </w:r>
      </w:ins>
    </w:p>
    <w:p w14:paraId="160BD54A">
      <w:pPr>
        <w:numPr>
          <w:ilvl w:val="0"/>
          <w:numId w:val="85"/>
        </w:numPr>
        <w:rPr>
          <w:ins w:id="371" w:author="Tejal Dalvi" w:date="2025-11-16T23:55:00Z"/>
          <w:rFonts w:hint="default" w:ascii="Calibri Light" w:hAnsi="Calibri Light" w:cs="Calibri Light"/>
          <w:b w:val="0"/>
          <w:bCs w:val="0"/>
          <w:color w:val="000000" w:themeColor="text1"/>
          <w:u w:val="none"/>
          <w14:textFill>
            <w14:solidFill>
              <w14:schemeClr w14:val="tx1"/>
            </w14:solidFill>
          </w14:textFill>
        </w:rPr>
      </w:pPr>
      <w:ins w:id="372" w:author="Tejal Dalvi" w:date="2025-11-16T23:55:00Z">
        <w:r>
          <w:rPr>
            <w:rFonts w:hint="default" w:ascii="Calibri Light" w:hAnsi="Calibri Light" w:cs="Calibri Light"/>
            <w:b w:val="0"/>
            <w:bCs w:val="0"/>
            <w:color w:val="000000" w:themeColor="text1"/>
            <w:u w:val="none"/>
            <w14:textFill>
              <w14:solidFill>
                <w14:schemeClr w14:val="tx1"/>
              </w14:solidFill>
            </w14:textFill>
          </w:rPr>
          <w:t>Fast scan: Scans only the 100 most common ports instead of the default 1,000.</w:t>
        </w:r>
      </w:ins>
      <w:ins w:id="373"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374" w:author="Tejal Dalvi" w:date="2025-11-16T23:55:00Z">
        <w:r>
          <w:rPr>
            <w:rFonts w:hint="default" w:ascii="Calibri Light" w:hAnsi="Calibri Light" w:cs="Calibri Light"/>
            <w:b w:val="0"/>
            <w:bCs w:val="0"/>
            <w:color w:val="000000" w:themeColor="text1"/>
            <w:u w:val="none"/>
            <w14:textFill>
              <w14:solidFill>
                <w14:schemeClr w14:val="tx1"/>
              </w14:solidFill>
            </w14:textFill>
          </w:rPr>
          <w:t>nmap -F &lt;target&gt; </w:t>
        </w:r>
      </w:ins>
    </w:p>
    <w:p w14:paraId="5F022390">
      <w:pPr>
        <w:rPr>
          <w:ins w:id="375" w:author="Tejal Dalvi" w:date="2025-11-16T23:55:00Z"/>
          <w:rFonts w:hint="default" w:ascii="Calibri Light" w:hAnsi="Calibri Light" w:cs="Calibri Light"/>
          <w:b w:val="0"/>
          <w:bCs w:val="0"/>
          <w:color w:val="000000" w:themeColor="text1"/>
          <w:u w:val="none"/>
          <w:lang w:val="en-IN"/>
          <w14:textFill>
            <w14:solidFill>
              <w14:schemeClr w14:val="tx1"/>
            </w14:solidFill>
          </w14:textFill>
        </w:rPr>
      </w:pPr>
    </w:p>
    <w:p w14:paraId="701B478A">
      <w:pPr>
        <w:rPr>
          <w:ins w:id="376" w:author="Tejal Dalvi" w:date="2025-11-16T23:55:00Z"/>
          <w:rFonts w:hint="default" w:ascii="Calibri Light" w:hAnsi="Calibri Light" w:cs="Calibri Light"/>
          <w:b w:val="0"/>
          <w:bCs w:val="0"/>
          <w:color w:val="000000" w:themeColor="text1"/>
          <w:u w:val="none"/>
          <w14:textFill>
            <w14:solidFill>
              <w14:schemeClr w14:val="tx1"/>
            </w14:solidFill>
          </w14:textFill>
        </w:rPr>
      </w:pPr>
      <w:ins w:id="377" w:author="Tejal Dalvi" w:date="2025-11-16T23:55:00Z">
        <w:r>
          <w:rPr>
            <w:rFonts w:hint="default" w:ascii="Calibri Light" w:hAnsi="Calibri Light" w:cs="Calibri Light"/>
            <w:b w:val="0"/>
            <w:bCs w:val="0"/>
            <w:color w:val="000000" w:themeColor="text1"/>
            <w:u w:val="none"/>
            <w14:textFill>
              <w14:solidFill>
                <w14:schemeClr w14:val="tx1"/>
              </w14:solidFill>
            </w14:textFill>
          </w:rPr>
          <w:t>3. Vulnerability Scanning</w:t>
        </w:r>
      </w:ins>
    </w:p>
    <w:p w14:paraId="61947F7A">
      <w:pPr>
        <w:rPr>
          <w:ins w:id="378" w:author="Tejal Dalvi" w:date="2025-11-16T23:55:00Z"/>
          <w:rFonts w:hint="default" w:ascii="Calibri Light" w:hAnsi="Calibri Light" w:cs="Calibri Light"/>
          <w:b w:val="0"/>
          <w:bCs w:val="0"/>
          <w:color w:val="000000" w:themeColor="text1"/>
          <w:u w:val="none"/>
          <w14:textFill>
            <w14:solidFill>
              <w14:schemeClr w14:val="tx1"/>
            </w14:solidFill>
          </w14:textFill>
        </w:rPr>
      </w:pPr>
      <w:ins w:id="379" w:author="Tejal Dalvi" w:date="2025-11-16T23:55:00Z">
        <w:r>
          <w:rPr>
            <w:rFonts w:hint="default" w:ascii="Calibri Light" w:hAnsi="Calibri Light" w:cs="Calibri Light"/>
            <w:b w:val="0"/>
            <w:bCs w:val="0"/>
            <w:color w:val="000000" w:themeColor="text1"/>
            <w:u w:val="none"/>
            <w14:textFill>
              <w14:solidFill>
                <w14:schemeClr w14:val="tx1"/>
              </w14:solidFill>
            </w14:textFill>
          </w:rPr>
          <w:t>This scan identifies weaknesses or security flaws in network devices.</w:t>
        </w:r>
      </w:ins>
    </w:p>
    <w:p w14:paraId="18EB5F63">
      <w:pPr>
        <w:rPr>
          <w:ins w:id="380" w:author="Tejal Dalvi" w:date="2025-11-16T23:55:00Z"/>
          <w:rFonts w:hint="default" w:ascii="Calibri Light" w:hAnsi="Calibri Light" w:cs="Calibri Light"/>
          <w:b w:val="0"/>
          <w:bCs w:val="0"/>
          <w:color w:val="000000" w:themeColor="text1"/>
          <w:u w:val="none"/>
          <w14:textFill>
            <w14:solidFill>
              <w14:schemeClr w14:val="tx1"/>
            </w14:solidFill>
          </w14:textFill>
        </w:rPr>
      </w:pPr>
      <w:ins w:id="381" w:author="Tejal Dalvi" w:date="2025-11-16T23:55:00Z">
        <w:r>
          <w:rPr>
            <w:rFonts w:hint="default" w:ascii="Calibri Light" w:hAnsi="Calibri Light" w:cs="Calibri Light"/>
            <w:b w:val="0"/>
            <w:bCs w:val="0"/>
            <w:color w:val="000000" w:themeColor="text1"/>
            <w:u w:val="none"/>
            <w14:textFill>
              <w14:solidFill>
                <w14:schemeClr w14:val="tx1"/>
              </w14:solidFill>
            </w14:textFill>
          </w:rPr>
          <w:t>Used by:</w:t>
        </w:r>
      </w:ins>
    </w:p>
    <w:p w14:paraId="18B71A4E">
      <w:pPr>
        <w:numPr>
          <w:ilvl w:val="0"/>
          <w:numId w:val="86"/>
        </w:numPr>
        <w:rPr>
          <w:ins w:id="382" w:author="Tejal Dalvi" w:date="2025-11-16T23:55:00Z"/>
          <w:rFonts w:hint="default" w:ascii="Calibri Light" w:hAnsi="Calibri Light" w:cs="Calibri Light"/>
          <w:b w:val="0"/>
          <w:bCs w:val="0"/>
          <w:color w:val="000000" w:themeColor="text1"/>
          <w:u w:val="none"/>
          <w14:textFill>
            <w14:solidFill>
              <w14:schemeClr w14:val="tx1"/>
            </w14:solidFill>
          </w14:textFill>
        </w:rPr>
      </w:pPr>
      <w:ins w:id="383" w:author="Tejal Dalvi" w:date="2025-11-16T23:55:00Z">
        <w:r>
          <w:rPr>
            <w:rFonts w:hint="default" w:ascii="Calibri Light" w:hAnsi="Calibri Light" w:cs="Calibri Light"/>
            <w:b w:val="0"/>
            <w:bCs w:val="0"/>
            <w:color w:val="000000" w:themeColor="text1"/>
            <w:u w:val="none"/>
            <w14:textFill>
              <w14:solidFill>
                <w14:schemeClr w14:val="tx1"/>
              </w14:solidFill>
            </w14:textFill>
          </w:rPr>
          <w:t>Security analysts</w:t>
        </w:r>
      </w:ins>
    </w:p>
    <w:p w14:paraId="4378E4CC">
      <w:pPr>
        <w:numPr>
          <w:ilvl w:val="0"/>
          <w:numId w:val="86"/>
        </w:numPr>
        <w:rPr>
          <w:ins w:id="384" w:author="Tejal Dalvi" w:date="2025-11-16T23:55:00Z"/>
          <w:rFonts w:hint="default" w:ascii="Calibri Light" w:hAnsi="Calibri Light" w:cs="Calibri Light"/>
          <w:b w:val="0"/>
          <w:bCs w:val="0"/>
          <w:color w:val="000000" w:themeColor="text1"/>
          <w:u w:val="none"/>
          <w14:textFill>
            <w14:solidFill>
              <w14:schemeClr w14:val="tx1"/>
            </w14:solidFill>
          </w14:textFill>
        </w:rPr>
      </w:pPr>
      <w:ins w:id="385" w:author="Tejal Dalvi" w:date="2025-11-16T23:55:00Z">
        <w:r>
          <w:rPr>
            <w:rFonts w:hint="default" w:ascii="Calibri Light" w:hAnsi="Calibri Light" w:cs="Calibri Light"/>
            <w:b w:val="0"/>
            <w:bCs w:val="0"/>
            <w:color w:val="000000" w:themeColor="text1"/>
            <w:u w:val="none"/>
            <w14:textFill>
              <w14:solidFill>
                <w14:schemeClr w14:val="tx1"/>
              </w14:solidFill>
            </w14:textFill>
          </w:rPr>
          <w:t>Ethical hackers</w:t>
        </w:r>
      </w:ins>
    </w:p>
    <w:p w14:paraId="0FEE445F">
      <w:pPr>
        <w:numPr>
          <w:ilvl w:val="0"/>
          <w:numId w:val="86"/>
        </w:numPr>
        <w:rPr>
          <w:ins w:id="386" w:author="Tejal Dalvi" w:date="2025-11-16T23:55:00Z"/>
          <w:rFonts w:hint="default" w:ascii="Calibri Light" w:hAnsi="Calibri Light" w:cs="Calibri Light"/>
          <w:b w:val="0"/>
          <w:bCs w:val="0"/>
          <w:color w:val="000000" w:themeColor="text1"/>
          <w:u w:val="none"/>
          <w14:textFill>
            <w14:solidFill>
              <w14:schemeClr w14:val="tx1"/>
            </w14:solidFill>
          </w14:textFill>
        </w:rPr>
      </w:pPr>
      <w:ins w:id="387" w:author="Tejal Dalvi" w:date="2025-11-16T23:55:00Z">
        <w:r>
          <w:rPr>
            <w:rFonts w:hint="default" w:ascii="Calibri Light" w:hAnsi="Calibri Light" w:cs="Calibri Light"/>
            <w:b w:val="0"/>
            <w:bCs w:val="0"/>
            <w:color w:val="000000" w:themeColor="text1"/>
            <w:u w:val="none"/>
            <w14:textFill>
              <w14:solidFill>
                <w14:schemeClr w14:val="tx1"/>
              </w14:solidFill>
            </w14:textFill>
          </w:rPr>
          <w:t>Penetration testers</w:t>
        </w:r>
      </w:ins>
    </w:p>
    <w:p w14:paraId="42C1B752">
      <w:pPr>
        <w:numPr>
          <w:ilvl w:val="0"/>
          <w:numId w:val="86"/>
        </w:numPr>
        <w:rPr>
          <w:ins w:id="388" w:author="Tejal Dalvi" w:date="2025-11-16T23:55:00Z"/>
          <w:rFonts w:hint="default" w:ascii="Calibri Light" w:hAnsi="Calibri Light" w:cs="Calibri Light"/>
          <w:b w:val="0"/>
          <w:bCs w:val="0"/>
          <w:color w:val="000000" w:themeColor="text1"/>
          <w:u w:val="none"/>
          <w14:textFill>
            <w14:solidFill>
              <w14:schemeClr w14:val="tx1"/>
            </w14:solidFill>
          </w14:textFill>
        </w:rPr>
      </w:pPr>
      <w:ins w:id="389" w:author="Tejal Dalvi" w:date="2025-11-16T23:55:00Z">
        <w:r>
          <w:rPr>
            <w:rFonts w:hint="default" w:ascii="Calibri Light" w:hAnsi="Calibri Light" w:cs="Calibri Light"/>
            <w:b w:val="0"/>
            <w:bCs w:val="0"/>
            <w:color w:val="000000" w:themeColor="text1"/>
            <w:u w:val="none"/>
            <w14:textFill>
              <w14:solidFill>
                <w14:schemeClr w14:val="tx1"/>
              </w14:solidFill>
            </w14:textFill>
          </w:rPr>
          <w:t>System administrators</w:t>
        </w:r>
      </w:ins>
    </w:p>
    <w:p w14:paraId="1CA29138">
      <w:pPr>
        <w:rPr>
          <w:ins w:id="390" w:author="Tejal Dalvi" w:date="2025-11-16T23:55:00Z"/>
          <w:rFonts w:hint="default" w:ascii="Calibri Light" w:hAnsi="Calibri Light" w:cs="Calibri Light"/>
          <w:b w:val="0"/>
          <w:bCs w:val="0"/>
          <w:color w:val="000000" w:themeColor="text1"/>
          <w:u w:val="none"/>
          <w14:textFill>
            <w14:solidFill>
              <w14:schemeClr w14:val="tx1"/>
            </w14:solidFill>
          </w14:textFill>
        </w:rPr>
      </w:pPr>
      <w:ins w:id="391" w:author="Tejal Dalvi" w:date="2025-11-16T23:55:00Z">
        <w:r>
          <w:rPr>
            <w:rFonts w:hint="default" w:ascii="Calibri Light" w:hAnsi="Calibri Light" w:cs="Calibri Light"/>
            <w:b w:val="0"/>
            <w:bCs w:val="0"/>
            <w:color w:val="000000" w:themeColor="text1"/>
            <w:u w:val="none"/>
            <w14:textFill>
              <w14:solidFill>
                <w14:schemeClr w14:val="tx1"/>
              </w14:solidFill>
            </w14:textFill>
          </w:rPr>
          <w:t>Purpose</w:t>
        </w:r>
      </w:ins>
    </w:p>
    <w:p w14:paraId="23A9CF50">
      <w:pPr>
        <w:numPr>
          <w:ilvl w:val="0"/>
          <w:numId w:val="87"/>
        </w:numPr>
        <w:rPr>
          <w:ins w:id="392" w:author="Tejal Dalvi" w:date="2025-11-16T23:55:00Z"/>
          <w:rFonts w:hint="default" w:ascii="Calibri Light" w:hAnsi="Calibri Light" w:cs="Calibri Light"/>
          <w:b w:val="0"/>
          <w:bCs w:val="0"/>
          <w:color w:val="000000" w:themeColor="text1"/>
          <w:u w:val="none"/>
          <w14:textFill>
            <w14:solidFill>
              <w14:schemeClr w14:val="tx1"/>
            </w14:solidFill>
          </w14:textFill>
        </w:rPr>
      </w:pPr>
      <w:ins w:id="393" w:author="Tejal Dalvi" w:date="2025-11-16T23:55:00Z">
        <w:r>
          <w:rPr>
            <w:rFonts w:hint="default" w:ascii="Calibri Light" w:hAnsi="Calibri Light" w:cs="Calibri Light"/>
            <w:b w:val="0"/>
            <w:bCs w:val="0"/>
            <w:color w:val="000000" w:themeColor="text1"/>
            <w:u w:val="none"/>
            <w14:textFill>
              <w14:solidFill>
                <w14:schemeClr w14:val="tx1"/>
              </w14:solidFill>
            </w14:textFill>
          </w:rPr>
          <w:t>Detect outdated software</w:t>
        </w:r>
      </w:ins>
    </w:p>
    <w:p w14:paraId="4482EBDB">
      <w:pPr>
        <w:numPr>
          <w:ilvl w:val="0"/>
          <w:numId w:val="87"/>
        </w:numPr>
        <w:rPr>
          <w:ins w:id="394" w:author="Tejal Dalvi" w:date="2025-11-16T23:55:00Z"/>
          <w:rFonts w:hint="default" w:ascii="Calibri Light" w:hAnsi="Calibri Light" w:cs="Calibri Light"/>
          <w:b w:val="0"/>
          <w:bCs w:val="0"/>
          <w:color w:val="000000" w:themeColor="text1"/>
          <w:u w:val="none"/>
          <w14:textFill>
            <w14:solidFill>
              <w14:schemeClr w14:val="tx1"/>
            </w14:solidFill>
          </w14:textFill>
        </w:rPr>
      </w:pPr>
      <w:ins w:id="395" w:author="Tejal Dalvi" w:date="2025-11-16T23:55:00Z">
        <w:r>
          <w:rPr>
            <w:rFonts w:hint="default" w:ascii="Calibri Light" w:hAnsi="Calibri Light" w:cs="Calibri Light"/>
            <w:b w:val="0"/>
            <w:bCs w:val="0"/>
            <w:color w:val="000000" w:themeColor="text1"/>
            <w:u w:val="none"/>
            <w14:textFill>
              <w14:solidFill>
                <w14:schemeClr w14:val="tx1"/>
              </w14:solidFill>
            </w14:textFill>
          </w:rPr>
          <w:t>Identify misconfigurations</w:t>
        </w:r>
      </w:ins>
    </w:p>
    <w:p w14:paraId="6D9F0872">
      <w:pPr>
        <w:numPr>
          <w:ilvl w:val="0"/>
          <w:numId w:val="87"/>
        </w:numPr>
        <w:rPr>
          <w:ins w:id="396" w:author="Tejal Dalvi" w:date="2025-11-16T23:55:00Z"/>
          <w:rFonts w:hint="default" w:ascii="Calibri Light" w:hAnsi="Calibri Light" w:cs="Calibri Light"/>
          <w:b w:val="0"/>
          <w:bCs w:val="0"/>
          <w:color w:val="000000" w:themeColor="text1"/>
          <w:u w:val="none"/>
          <w14:textFill>
            <w14:solidFill>
              <w14:schemeClr w14:val="tx1"/>
            </w14:solidFill>
          </w14:textFill>
        </w:rPr>
      </w:pPr>
      <w:ins w:id="397" w:author="Tejal Dalvi" w:date="2025-11-16T23:55:00Z">
        <w:r>
          <w:rPr>
            <w:rFonts w:hint="default" w:ascii="Calibri Light" w:hAnsi="Calibri Light" w:cs="Calibri Light"/>
            <w:b w:val="0"/>
            <w:bCs w:val="0"/>
            <w:color w:val="000000" w:themeColor="text1"/>
            <w:u w:val="none"/>
            <w14:textFill>
              <w14:solidFill>
                <w14:schemeClr w14:val="tx1"/>
              </w14:solidFill>
            </w14:textFill>
          </w:rPr>
          <w:t>Check default passwords</w:t>
        </w:r>
      </w:ins>
    </w:p>
    <w:p w14:paraId="09140018">
      <w:pPr>
        <w:numPr>
          <w:ilvl w:val="0"/>
          <w:numId w:val="87"/>
        </w:numPr>
        <w:rPr>
          <w:ins w:id="398" w:author="Tejal Dalvi" w:date="2025-11-16T23:55:00Z"/>
          <w:rFonts w:hint="default" w:ascii="Calibri Light" w:hAnsi="Calibri Light" w:cs="Calibri Light"/>
          <w:b w:val="0"/>
          <w:bCs w:val="0"/>
          <w:color w:val="000000" w:themeColor="text1"/>
          <w:u w:val="none"/>
          <w14:textFill>
            <w14:solidFill>
              <w14:schemeClr w14:val="tx1"/>
            </w14:solidFill>
          </w14:textFill>
        </w:rPr>
      </w:pPr>
      <w:ins w:id="399" w:author="Tejal Dalvi" w:date="2025-11-16T23:55:00Z">
        <w:r>
          <w:rPr>
            <w:rFonts w:hint="default" w:ascii="Calibri Light" w:hAnsi="Calibri Light" w:cs="Calibri Light"/>
            <w:b w:val="0"/>
            <w:bCs w:val="0"/>
            <w:color w:val="000000" w:themeColor="text1"/>
            <w:u w:val="none"/>
            <w14:textFill>
              <w14:solidFill>
                <w14:schemeClr w14:val="tx1"/>
              </w14:solidFill>
            </w14:textFill>
          </w:rPr>
          <w:t>Detect known vulnerabilities (CVEs)</w:t>
        </w:r>
      </w:ins>
    </w:p>
    <w:p w14:paraId="5F5443CD">
      <w:pPr>
        <w:rPr>
          <w:ins w:id="400" w:author="Tejal Dalvi" w:date="2025-11-16T23:55:00Z"/>
          <w:rFonts w:hint="default" w:ascii="Calibri Light" w:hAnsi="Calibri Light" w:cs="Calibri Light"/>
          <w:b w:val="0"/>
          <w:bCs w:val="0"/>
          <w:color w:val="000000" w:themeColor="text1"/>
          <w:u w:val="none"/>
          <w14:textFill>
            <w14:solidFill>
              <w14:schemeClr w14:val="tx1"/>
            </w14:solidFill>
          </w14:textFill>
        </w:rPr>
      </w:pPr>
      <w:ins w:id="401"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t>Q)</w:t>
        </w:r>
      </w:ins>
      <w:ins w:id="402" w:author="Tejal Dalvi" w:date="2025-11-16T23:55:00Z">
        <w:r>
          <w:rPr>
            <w:rFonts w:hint="default" w:ascii="Calibri Light" w:hAnsi="Calibri Light" w:cs="Calibri Light"/>
            <w:b w:val="0"/>
            <w:bCs w:val="0"/>
            <w:color w:val="000000" w:themeColor="text1"/>
            <w:u w:val="none"/>
            <w14:textFill>
              <w14:solidFill>
                <w14:schemeClr w14:val="tx1"/>
              </w14:solidFill>
            </w14:textFill>
          </w:rPr>
          <w:t xml:space="preserve"> scanning techniques-TCP Connect / Full Open Scan, Types of Stealth scans in detail , port scanning countermeasures</w:t>
        </w:r>
      </w:ins>
    </w:p>
    <w:p w14:paraId="3EB9FA52">
      <w:pPr>
        <w:rPr>
          <w:ins w:id="403" w:author="Tejal Dalvi" w:date="2025-11-16T23:55:00Z"/>
          <w:rFonts w:hint="default" w:ascii="Calibri Light" w:hAnsi="Calibri Light" w:cs="Calibri Light"/>
          <w:b w:val="0"/>
          <w:bCs w:val="0"/>
          <w:color w:val="000000" w:themeColor="text1"/>
          <w:u w:val="none"/>
          <w14:textFill>
            <w14:solidFill>
              <w14:schemeClr w14:val="tx1"/>
            </w14:solidFill>
          </w14:textFill>
        </w:rPr>
      </w:pPr>
      <w:ins w:id="404" w:author="Tejal Dalvi" w:date="2025-11-16T23:55:00Z">
        <w:r>
          <w:rPr>
            <w:rFonts w:hint="default" w:ascii="Calibri Light" w:hAnsi="Calibri Light" w:cs="Calibri Light"/>
            <w:b w:val="0"/>
            <w:bCs w:val="0"/>
            <w:color w:val="000000" w:themeColor="text1"/>
            <w:u w:val="none"/>
            <w14:textFill>
              <w14:solidFill>
                <w14:schemeClr w14:val="tx1"/>
              </w14:solidFill>
            </w14:textFill>
          </w:rPr>
          <w:t>-&gt;1. TCP Connect / Full Open Scan (Detailed)</w:t>
        </w:r>
      </w:ins>
    </w:p>
    <w:p w14:paraId="7FC4F660">
      <w:pPr>
        <w:rPr>
          <w:ins w:id="405" w:author="Tejal Dalvi" w:date="2025-11-16T23:55:00Z"/>
          <w:rFonts w:hint="default" w:ascii="Calibri Light" w:hAnsi="Calibri Light" w:cs="Calibri Light"/>
          <w:b w:val="0"/>
          <w:bCs w:val="0"/>
          <w:color w:val="000000" w:themeColor="text1"/>
          <w:u w:val="none"/>
          <w14:textFill>
            <w14:solidFill>
              <w14:schemeClr w14:val="tx1"/>
            </w14:solidFill>
          </w14:textFill>
        </w:rPr>
      </w:pPr>
      <w:ins w:id="406" w:author="Tejal Dalvi" w:date="2025-11-16T23:55:00Z">
        <w:r>
          <w:rPr>
            <w:rFonts w:hint="default" w:ascii="Calibri Light" w:hAnsi="Calibri Light" w:cs="Calibri Light"/>
            <w:b w:val="0"/>
            <w:bCs w:val="0"/>
            <w:color w:val="000000" w:themeColor="text1"/>
            <w:u w:val="none"/>
            <w14:textFill>
              <w14:solidFill>
                <w14:schemeClr w14:val="tx1"/>
              </w14:solidFill>
            </w14:textFill>
          </w:rPr>
          <w:t>Definition</w:t>
        </w:r>
      </w:ins>
    </w:p>
    <w:p w14:paraId="422CB1DE">
      <w:pPr>
        <w:rPr>
          <w:ins w:id="407" w:author="Tejal Dalvi" w:date="2025-11-16T23:55:00Z"/>
          <w:rFonts w:hint="default" w:ascii="Calibri Light" w:hAnsi="Calibri Light" w:cs="Calibri Light"/>
          <w:b w:val="0"/>
          <w:bCs w:val="0"/>
          <w:color w:val="000000" w:themeColor="text1"/>
          <w:u w:val="none"/>
          <w14:textFill>
            <w14:solidFill>
              <w14:schemeClr w14:val="tx1"/>
            </w14:solidFill>
          </w14:textFill>
        </w:rPr>
      </w:pPr>
      <w:ins w:id="408" w:author="Tejal Dalvi" w:date="2025-11-16T23:55:00Z">
        <w:r>
          <w:rPr>
            <w:rFonts w:hint="default" w:ascii="Calibri Light" w:hAnsi="Calibri Light" w:cs="Calibri Light"/>
            <w:b w:val="0"/>
            <w:bCs w:val="0"/>
            <w:color w:val="000000" w:themeColor="text1"/>
            <w:u w:val="none"/>
            <w14:textFill>
              <w14:solidFill>
                <w14:schemeClr w14:val="tx1"/>
              </w14:solidFill>
            </w14:textFill>
          </w:rPr>
          <w:t>A TCP Connect Scan (also called Full Open Scan) is the most basic and reliable port scanning method.</w:t>
        </w:r>
      </w:ins>
      <w:ins w:id="409"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410" w:author="Tejal Dalvi" w:date="2025-11-16T23:55:00Z">
        <w:r>
          <w:rPr>
            <w:rFonts w:hint="default" w:ascii="Calibri Light" w:hAnsi="Calibri Light" w:cs="Calibri Light"/>
            <w:b w:val="0"/>
            <w:bCs w:val="0"/>
            <w:color w:val="000000" w:themeColor="text1"/>
            <w:u w:val="none"/>
            <w14:textFill>
              <w14:solidFill>
                <w14:schemeClr w14:val="tx1"/>
              </w14:solidFill>
            </w14:textFill>
          </w:rPr>
          <w:t>It uses the complete TCP three-way handshake to check whether a port is open.</w:t>
        </w:r>
      </w:ins>
    </w:p>
    <w:p w14:paraId="47B06831">
      <w:pPr>
        <w:rPr>
          <w:ins w:id="411" w:author="Tejal Dalvi" w:date="2025-11-16T23:55:00Z"/>
          <w:rFonts w:hint="default" w:ascii="Calibri Light" w:hAnsi="Calibri Light" w:cs="Calibri Light"/>
          <w:b w:val="0"/>
          <w:bCs w:val="0"/>
          <w:color w:val="000000" w:themeColor="text1"/>
          <w:u w:val="none"/>
          <w14:textFill>
            <w14:solidFill>
              <w14:schemeClr w14:val="tx1"/>
            </w14:solidFill>
          </w14:textFill>
        </w:rPr>
      </w:pPr>
      <w:ins w:id="412" w:author="Tejal Dalvi" w:date="2025-11-16T23:55:00Z">
        <w:r>
          <w:rPr>
            <w:rFonts w:hint="default" w:ascii="Calibri Light" w:hAnsi="Calibri Light" w:cs="Calibri Light"/>
            <w:b w:val="0"/>
            <w:bCs w:val="0"/>
            <w:color w:val="000000" w:themeColor="text1"/>
            <w:u w:val="none"/>
            <w14:textFill>
              <w14:solidFill>
                <w14:schemeClr w14:val="tx1"/>
              </w14:solidFill>
            </w14:textFill>
          </w:rPr>
          <w:t>How it Works (Step-by-Step)</w:t>
        </w:r>
      </w:ins>
    </w:p>
    <w:p w14:paraId="5599F1C5">
      <w:pPr>
        <w:numPr>
          <w:ilvl w:val="0"/>
          <w:numId w:val="88"/>
        </w:numPr>
        <w:rPr>
          <w:ins w:id="413" w:author="Tejal Dalvi" w:date="2025-11-16T23:55:00Z"/>
          <w:rFonts w:hint="default" w:ascii="Calibri Light" w:hAnsi="Calibri Light" w:cs="Calibri Light"/>
          <w:b w:val="0"/>
          <w:bCs w:val="0"/>
          <w:color w:val="000000" w:themeColor="text1"/>
          <w:u w:val="none"/>
          <w14:textFill>
            <w14:solidFill>
              <w14:schemeClr w14:val="tx1"/>
            </w14:solidFill>
          </w14:textFill>
        </w:rPr>
      </w:pPr>
      <w:ins w:id="414"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 sends SYN packet to target port.</w:t>
        </w:r>
      </w:ins>
    </w:p>
    <w:p w14:paraId="0DDD07D5">
      <w:pPr>
        <w:numPr>
          <w:ilvl w:val="0"/>
          <w:numId w:val="88"/>
        </w:numPr>
        <w:rPr>
          <w:ins w:id="415" w:author="Tejal Dalvi" w:date="2025-11-16T23:55:00Z"/>
          <w:rFonts w:hint="default" w:ascii="Calibri Light" w:hAnsi="Calibri Light" w:cs="Calibri Light"/>
          <w:b w:val="0"/>
          <w:bCs w:val="0"/>
          <w:color w:val="000000" w:themeColor="text1"/>
          <w:u w:val="none"/>
          <w14:textFill>
            <w14:solidFill>
              <w14:schemeClr w14:val="tx1"/>
            </w14:solidFill>
          </w14:textFill>
        </w:rPr>
      </w:pPr>
      <w:ins w:id="416" w:author="Tejal Dalvi" w:date="2025-11-16T23:55:00Z">
        <w:r>
          <w:rPr>
            <w:rFonts w:hint="default" w:ascii="Calibri Light" w:hAnsi="Calibri Light" w:cs="Calibri Light"/>
            <w:b w:val="0"/>
            <w:bCs w:val="0"/>
            <w:color w:val="000000" w:themeColor="text1"/>
            <w:u w:val="none"/>
            <w14:textFill>
              <w14:solidFill>
                <w14:schemeClr w14:val="tx1"/>
              </w14:solidFill>
            </w14:textFill>
          </w:rPr>
          <w:t>If port is open, target responds with SYN-ACK.</w:t>
        </w:r>
      </w:ins>
    </w:p>
    <w:p w14:paraId="7382341E">
      <w:pPr>
        <w:numPr>
          <w:ilvl w:val="0"/>
          <w:numId w:val="88"/>
        </w:numPr>
        <w:rPr>
          <w:ins w:id="417" w:author="Tejal Dalvi" w:date="2025-11-16T23:55:00Z"/>
          <w:rFonts w:hint="default" w:ascii="Calibri Light" w:hAnsi="Calibri Light" w:cs="Calibri Light"/>
          <w:b w:val="0"/>
          <w:bCs w:val="0"/>
          <w:color w:val="000000" w:themeColor="text1"/>
          <w:u w:val="none"/>
          <w14:textFill>
            <w14:solidFill>
              <w14:schemeClr w14:val="tx1"/>
            </w14:solidFill>
          </w14:textFill>
        </w:rPr>
      </w:pPr>
      <w:ins w:id="418" w:author="Tejal Dalvi" w:date="2025-11-16T23:55:00Z">
        <w:r>
          <w:rPr>
            <w:rFonts w:hint="default" w:ascii="Calibri Light" w:hAnsi="Calibri Light" w:cs="Calibri Light"/>
            <w:b w:val="0"/>
            <w:bCs w:val="0"/>
            <w:color w:val="000000" w:themeColor="text1"/>
            <w:u w:val="none"/>
            <w14:textFill>
              <w14:solidFill>
                <w14:schemeClr w14:val="tx1"/>
              </w14:solidFill>
            </w14:textFill>
          </w:rPr>
          <w:t>Scanner responds with ACK → connection completed.</w:t>
        </w:r>
      </w:ins>
    </w:p>
    <w:p w14:paraId="65165683">
      <w:pPr>
        <w:numPr>
          <w:ilvl w:val="0"/>
          <w:numId w:val="88"/>
        </w:numPr>
        <w:rPr>
          <w:ins w:id="419" w:author="Tejal Dalvi" w:date="2025-11-16T23:55:00Z"/>
          <w:rFonts w:hint="default" w:ascii="Calibri Light" w:hAnsi="Calibri Light" w:cs="Calibri Light"/>
          <w:b w:val="0"/>
          <w:bCs w:val="0"/>
          <w:color w:val="000000" w:themeColor="text1"/>
          <w:u w:val="none"/>
          <w14:textFill>
            <w14:solidFill>
              <w14:schemeClr w14:val="tx1"/>
            </w14:solidFill>
          </w14:textFill>
        </w:rPr>
      </w:pPr>
      <w:ins w:id="420" w:author="Tejal Dalvi" w:date="2025-11-16T23:55:00Z">
        <w:r>
          <w:rPr>
            <w:rFonts w:hint="default" w:ascii="Calibri Light" w:hAnsi="Calibri Light" w:cs="Calibri Light"/>
            <w:b w:val="0"/>
            <w:bCs w:val="0"/>
            <w:color w:val="000000" w:themeColor="text1"/>
            <w:u w:val="none"/>
            <w14:textFill>
              <w14:solidFill>
                <w14:schemeClr w14:val="tx1"/>
              </w14:solidFill>
            </w14:textFill>
          </w:rPr>
          <w:t>Scanner immediately sends RST to close connection.</w:t>
        </w:r>
      </w:ins>
    </w:p>
    <w:p w14:paraId="2501C3EC">
      <w:pPr>
        <w:numPr>
          <w:ilvl w:val="0"/>
          <w:numId w:val="88"/>
        </w:numPr>
        <w:rPr>
          <w:ins w:id="421" w:author="Tejal Dalvi" w:date="2025-11-16T23:55:00Z"/>
          <w:rFonts w:hint="default" w:ascii="Calibri Light" w:hAnsi="Calibri Light" w:cs="Calibri Light"/>
          <w:b w:val="0"/>
          <w:bCs w:val="0"/>
          <w:color w:val="000000" w:themeColor="text1"/>
          <w:u w:val="none"/>
          <w14:textFill>
            <w14:solidFill>
              <w14:schemeClr w14:val="tx1"/>
            </w14:solidFill>
          </w14:textFill>
        </w:rPr>
      </w:pPr>
      <w:ins w:id="422" w:author="Tejal Dalvi" w:date="2025-11-16T23:55:00Z">
        <w:r>
          <w:rPr>
            <w:rFonts w:hint="default" w:ascii="Calibri Light" w:hAnsi="Calibri Light" w:cs="Calibri Light"/>
            <w:b w:val="0"/>
            <w:bCs w:val="0"/>
            <w:color w:val="000000" w:themeColor="text1"/>
            <w:u w:val="none"/>
            <w14:textFill>
              <w14:solidFill>
                <w14:schemeClr w14:val="tx1"/>
              </w14:solidFill>
            </w14:textFill>
          </w:rPr>
          <w:t>If port is closed, target sends RST.</w:t>
        </w:r>
      </w:ins>
    </w:p>
    <w:p w14:paraId="4FC5F087">
      <w:pPr>
        <w:rPr>
          <w:ins w:id="423" w:author="Tejal Dalvi" w:date="2025-11-16T23:55:00Z"/>
          <w:rFonts w:hint="default" w:ascii="Calibri Light" w:hAnsi="Calibri Light" w:cs="Calibri Light"/>
          <w:b w:val="0"/>
          <w:bCs w:val="0"/>
          <w:color w:val="000000" w:themeColor="text1"/>
          <w:u w:val="none"/>
          <w14:textFill>
            <w14:solidFill>
              <w14:schemeClr w14:val="tx1"/>
            </w14:solidFill>
          </w14:textFill>
        </w:rPr>
      </w:pPr>
      <w:ins w:id="424" w:author="Tejal Dalvi" w:date="2025-11-16T23:55:00Z">
        <w:r>
          <w:rPr>
            <w:rFonts w:hint="default" w:ascii="Calibri Light" w:hAnsi="Calibri Light" w:cs="Calibri Light"/>
            <w:b w:val="0"/>
            <w:bCs w:val="0"/>
            <w:color w:val="000000" w:themeColor="text1"/>
            <w:u w:val="none"/>
            <w14:textFill>
              <w14:solidFill>
                <w14:schemeClr w14:val="tx1"/>
              </w14:solidFill>
            </w14:textFill>
          </w:rPr>
          <w:t>Characteristics</w:t>
        </w:r>
      </w:ins>
    </w:p>
    <w:p w14:paraId="77A942EE">
      <w:pPr>
        <w:numPr>
          <w:ilvl w:val="0"/>
          <w:numId w:val="89"/>
        </w:numPr>
        <w:rPr>
          <w:ins w:id="425" w:author="Tejal Dalvi" w:date="2025-11-16T23:55:00Z"/>
          <w:rFonts w:hint="default" w:ascii="Calibri Light" w:hAnsi="Calibri Light" w:cs="Calibri Light"/>
          <w:b w:val="0"/>
          <w:bCs w:val="0"/>
          <w:color w:val="000000" w:themeColor="text1"/>
          <w:u w:val="none"/>
          <w14:textFill>
            <w14:solidFill>
              <w14:schemeClr w14:val="tx1"/>
            </w14:solidFill>
          </w14:textFill>
        </w:rPr>
      </w:pPr>
      <w:ins w:id="426" w:author="Tejal Dalvi" w:date="2025-11-16T23:55:00Z">
        <w:r>
          <w:rPr>
            <w:rFonts w:hint="default" w:ascii="Calibri Light" w:hAnsi="Calibri Light" w:cs="Calibri Light"/>
            <w:b w:val="0"/>
            <w:bCs w:val="0"/>
            <w:color w:val="000000" w:themeColor="text1"/>
            <w:u w:val="none"/>
            <w14:textFill>
              <w14:solidFill>
                <w14:schemeClr w14:val="tx1"/>
              </w14:solidFill>
            </w14:textFill>
          </w:rPr>
          <w:t>Most reliable and accurate</w:t>
        </w:r>
      </w:ins>
    </w:p>
    <w:p w14:paraId="3379A723">
      <w:pPr>
        <w:numPr>
          <w:ilvl w:val="0"/>
          <w:numId w:val="89"/>
        </w:numPr>
        <w:rPr>
          <w:ins w:id="427" w:author="Tejal Dalvi" w:date="2025-11-16T23:55:00Z"/>
          <w:rFonts w:hint="default" w:ascii="Calibri Light" w:hAnsi="Calibri Light" w:cs="Calibri Light"/>
          <w:b w:val="0"/>
          <w:bCs w:val="0"/>
          <w:color w:val="000000" w:themeColor="text1"/>
          <w:u w:val="none"/>
          <w14:textFill>
            <w14:solidFill>
              <w14:schemeClr w14:val="tx1"/>
            </w14:solidFill>
          </w14:textFill>
        </w:rPr>
      </w:pPr>
      <w:ins w:id="428" w:author="Tejal Dalvi" w:date="2025-11-16T23:55:00Z">
        <w:r>
          <w:rPr>
            <w:rFonts w:hint="default" w:ascii="Calibri Light" w:hAnsi="Calibri Light" w:cs="Calibri Light"/>
            <w:b w:val="0"/>
            <w:bCs w:val="0"/>
            <w:color w:val="000000" w:themeColor="text1"/>
            <w:u w:val="none"/>
            <w14:textFill>
              <w14:solidFill>
                <w14:schemeClr w14:val="tx1"/>
              </w14:solidFill>
            </w14:textFill>
          </w:rPr>
          <w:t>Very easy to detect (firewalls &amp; IDS can catch it)</w:t>
        </w:r>
      </w:ins>
    </w:p>
    <w:p w14:paraId="5D0DBB29">
      <w:pPr>
        <w:numPr>
          <w:ilvl w:val="0"/>
          <w:numId w:val="89"/>
        </w:numPr>
        <w:rPr>
          <w:ins w:id="429" w:author="Tejal Dalvi" w:date="2025-11-16T23:55:00Z"/>
          <w:rFonts w:hint="default" w:ascii="Calibri Light" w:hAnsi="Calibri Light" w:cs="Calibri Light"/>
          <w:b w:val="0"/>
          <w:bCs w:val="0"/>
          <w:color w:val="000000" w:themeColor="text1"/>
          <w:u w:val="none"/>
          <w14:textFill>
            <w14:solidFill>
              <w14:schemeClr w14:val="tx1"/>
            </w14:solidFill>
          </w14:textFill>
        </w:rPr>
      </w:pPr>
      <w:ins w:id="430" w:author="Tejal Dalvi" w:date="2025-11-16T23:55:00Z">
        <w:r>
          <w:rPr>
            <w:rFonts w:hint="default" w:ascii="Calibri Light" w:hAnsi="Calibri Light" w:cs="Calibri Light"/>
            <w:b w:val="0"/>
            <w:bCs w:val="0"/>
            <w:color w:val="000000" w:themeColor="text1"/>
            <w:u w:val="none"/>
            <w14:textFill>
              <w14:solidFill>
                <w14:schemeClr w14:val="tx1"/>
              </w14:solidFill>
            </w14:textFill>
          </w:rPr>
          <w:t>Slow compared to stealth scans</w:t>
        </w:r>
      </w:ins>
    </w:p>
    <w:p w14:paraId="72D1FEBD">
      <w:pPr>
        <w:numPr>
          <w:ilvl w:val="0"/>
          <w:numId w:val="89"/>
        </w:numPr>
        <w:rPr>
          <w:ins w:id="431" w:author="Tejal Dalvi" w:date="2025-11-16T23:55:00Z"/>
          <w:rFonts w:hint="default" w:ascii="Calibri Light" w:hAnsi="Calibri Light" w:cs="Calibri Light"/>
          <w:b w:val="0"/>
          <w:bCs w:val="0"/>
          <w:color w:val="000000" w:themeColor="text1"/>
          <w:u w:val="none"/>
          <w14:textFill>
            <w14:solidFill>
              <w14:schemeClr w14:val="tx1"/>
            </w14:solidFill>
          </w14:textFill>
        </w:rPr>
      </w:pPr>
      <w:ins w:id="432" w:author="Tejal Dalvi" w:date="2025-11-16T23:55:00Z">
        <w:r>
          <w:rPr>
            <w:rFonts w:hint="default" w:ascii="Calibri Light" w:hAnsi="Calibri Light" w:cs="Calibri Light"/>
            <w:b w:val="0"/>
            <w:bCs w:val="0"/>
            <w:color w:val="000000" w:themeColor="text1"/>
            <w:u w:val="none"/>
            <w14:textFill>
              <w14:solidFill>
                <w14:schemeClr w14:val="tx1"/>
              </w14:solidFill>
            </w14:textFill>
          </w:rPr>
          <w:t>Does not require special privileges</w:t>
        </w:r>
      </w:ins>
    </w:p>
    <w:p w14:paraId="7D26999C">
      <w:pPr>
        <w:rPr>
          <w:ins w:id="433" w:author="Tejal Dalvi" w:date="2025-11-16T23:55:00Z"/>
          <w:rFonts w:hint="default" w:ascii="Calibri Light" w:hAnsi="Calibri Light" w:cs="Calibri Light"/>
          <w:b w:val="0"/>
          <w:bCs w:val="0"/>
          <w:color w:val="000000" w:themeColor="text1"/>
          <w:u w:val="none"/>
          <w14:textFill>
            <w14:solidFill>
              <w14:schemeClr w14:val="tx1"/>
            </w14:solidFill>
          </w14:textFill>
        </w:rPr>
      </w:pPr>
      <w:ins w:id="434" w:author="Tejal Dalvi" w:date="2025-11-16T23:55:00Z">
        <w:r>
          <w:rPr>
            <w:rFonts w:hint="default" w:ascii="Calibri Light" w:hAnsi="Calibri Light" w:cs="Calibri Light"/>
            <w:b w:val="0"/>
            <w:bCs w:val="0"/>
            <w:color w:val="000000" w:themeColor="text1"/>
            <w:u w:val="none"/>
            <w14:textFill>
              <w14:solidFill>
                <w14:schemeClr w14:val="tx1"/>
              </w14:solidFill>
            </w14:textFill>
          </w:rPr>
          <w:t>When is it used?</w:t>
        </w:r>
      </w:ins>
    </w:p>
    <w:p w14:paraId="4CDFE6BD">
      <w:pPr>
        <w:rPr>
          <w:ins w:id="435" w:author="Tejal Dalvi" w:date="2025-11-16T23:55:00Z"/>
          <w:rFonts w:hint="default" w:ascii="Calibri Light" w:hAnsi="Calibri Light" w:cs="Calibri Light"/>
          <w:b w:val="0"/>
          <w:bCs w:val="0"/>
          <w:color w:val="000000" w:themeColor="text1"/>
          <w:u w:val="none"/>
          <w14:textFill>
            <w14:solidFill>
              <w14:schemeClr w14:val="tx1"/>
            </w14:solidFill>
          </w14:textFill>
        </w:rPr>
      </w:pPr>
      <w:ins w:id="436" w:author="Tejal Dalvi" w:date="2025-11-16T23:55:00Z">
        <w:r>
          <w:rPr>
            <w:rFonts w:hint="default" w:ascii="Calibri Light" w:hAnsi="Calibri Light" w:cs="Calibri Light"/>
            <w:b w:val="0"/>
            <w:bCs w:val="0"/>
            <w:color w:val="000000" w:themeColor="text1"/>
            <w:u w:val="none"/>
            <w14:textFill>
              <w14:solidFill>
                <w14:schemeClr w14:val="tx1"/>
              </w14:solidFill>
            </w14:textFill>
          </w:rPr>
          <w:t xml:space="preserve">When accuracy is more important than stealth </w:t>
        </w:r>
      </w:ins>
    </w:p>
    <w:p w14:paraId="44A3BE3F">
      <w:pPr>
        <w:rPr>
          <w:ins w:id="437" w:author="Tejal Dalvi" w:date="2025-11-16T23:55:00Z"/>
          <w:rFonts w:hint="default" w:ascii="Calibri Light" w:hAnsi="Calibri Light" w:cs="Calibri Light"/>
          <w:b w:val="0"/>
          <w:bCs w:val="0"/>
          <w:color w:val="000000" w:themeColor="text1"/>
          <w:u w:val="none"/>
          <w14:textFill>
            <w14:solidFill>
              <w14:schemeClr w14:val="tx1"/>
            </w14:solidFill>
          </w14:textFill>
        </w:rPr>
      </w:pPr>
      <w:ins w:id="438" w:author="Tejal Dalvi" w:date="2025-11-16T23:55:00Z">
        <w:r>
          <w:rPr>
            <w:rFonts w:hint="default" w:ascii="Calibri Light" w:hAnsi="Calibri Light" w:cs="Calibri Light"/>
            <w:b w:val="0"/>
            <w:bCs w:val="0"/>
            <w:color w:val="000000" w:themeColor="text1"/>
            <w:u w:val="none"/>
            <w14:textFill>
              <w14:solidFill>
                <w14:schemeClr w14:val="tx1"/>
              </w14:solidFill>
            </w14:textFill>
          </w:rPr>
          <w:t>2. Types of Stealth Scans (in Detail)</w:t>
        </w:r>
      </w:ins>
    </w:p>
    <w:p w14:paraId="58C64BB4">
      <w:pPr>
        <w:rPr>
          <w:ins w:id="439" w:author="Tejal Dalvi" w:date="2025-11-16T23:55:00Z"/>
          <w:rFonts w:hint="default" w:ascii="Calibri Light" w:hAnsi="Calibri Light" w:cs="Calibri Light"/>
          <w:b w:val="0"/>
          <w:bCs w:val="0"/>
          <w:color w:val="000000" w:themeColor="text1"/>
          <w:u w:val="none"/>
          <w14:textFill>
            <w14:solidFill>
              <w14:schemeClr w14:val="tx1"/>
            </w14:solidFill>
          </w14:textFill>
        </w:rPr>
      </w:pPr>
      <w:ins w:id="440" w:author="Tejal Dalvi" w:date="2025-11-16T23:55:00Z">
        <w:r>
          <w:rPr>
            <w:rFonts w:hint="default" w:ascii="Calibri Light" w:hAnsi="Calibri Light" w:cs="Calibri Light"/>
            <w:b w:val="0"/>
            <w:bCs w:val="0"/>
            <w:color w:val="000000" w:themeColor="text1"/>
            <w:u w:val="none"/>
            <w14:textFill>
              <w14:solidFill>
                <w14:schemeClr w14:val="tx1"/>
              </w14:solidFill>
            </w14:textFill>
          </w:rPr>
          <w:t>Stealth scans are scanning techniques designed to avoid detection by firewalls and IDS (Intrusion Detection Systems).</w:t>
        </w:r>
      </w:ins>
      <w:ins w:id="441"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442" w:author="Tejal Dalvi" w:date="2025-11-16T23:55:00Z">
        <w:r>
          <w:rPr>
            <w:rFonts w:hint="default" w:ascii="Calibri Light" w:hAnsi="Calibri Light" w:cs="Calibri Light"/>
            <w:b w:val="0"/>
            <w:bCs w:val="0"/>
            <w:color w:val="000000" w:themeColor="text1"/>
            <w:u w:val="none"/>
            <w14:textFill>
              <w14:solidFill>
                <w14:schemeClr w14:val="tx1"/>
              </w14:solidFill>
            </w14:textFill>
          </w:rPr>
          <w:t>These scans do NOT complete the TCP handshake → making them difficult to trace.</w:t>
        </w:r>
      </w:ins>
    </w:p>
    <w:p w14:paraId="4A5329E8">
      <w:pPr>
        <w:rPr>
          <w:ins w:id="443" w:author="Tejal Dalvi" w:date="2025-11-16T23:55:00Z"/>
          <w:rFonts w:hint="default" w:ascii="Calibri Light" w:hAnsi="Calibri Light" w:cs="Calibri Light"/>
          <w:b w:val="0"/>
          <w:bCs w:val="0"/>
          <w:color w:val="000000" w:themeColor="text1"/>
          <w:u w:val="none"/>
          <w14:textFill>
            <w14:solidFill>
              <w14:schemeClr w14:val="tx1"/>
            </w14:solidFill>
          </w14:textFill>
        </w:rPr>
      </w:pPr>
      <w:ins w:id="444" w:author="Tejal Dalvi" w:date="2025-11-16T23:55:00Z">
        <w:r>
          <w:rPr>
            <w:rFonts w:hint="default" w:ascii="Calibri Light" w:hAnsi="Calibri Light" w:cs="Calibri Light"/>
            <w:b w:val="0"/>
            <w:bCs w:val="0"/>
            <w:color w:val="000000" w:themeColor="text1"/>
            <w:u w:val="none"/>
            <w14:textFill>
              <w14:solidFill>
                <w14:schemeClr w14:val="tx1"/>
              </w14:solidFill>
            </w14:textFill>
          </w:rPr>
          <w:t>a) TCP SYN Scan (Half-Open Scan)</w:t>
        </w:r>
      </w:ins>
    </w:p>
    <w:p w14:paraId="737B8A3C">
      <w:pPr>
        <w:rPr>
          <w:ins w:id="445" w:author="Tejal Dalvi" w:date="2025-11-16T23:55:00Z"/>
          <w:rFonts w:hint="default" w:ascii="Calibri Light" w:hAnsi="Calibri Light" w:cs="Calibri Light"/>
          <w:b w:val="0"/>
          <w:bCs w:val="0"/>
          <w:color w:val="000000" w:themeColor="text1"/>
          <w:u w:val="none"/>
          <w14:textFill>
            <w14:solidFill>
              <w14:schemeClr w14:val="tx1"/>
            </w14:solidFill>
          </w14:textFill>
        </w:rPr>
      </w:pPr>
      <w:ins w:id="446" w:author="Tejal Dalvi" w:date="2025-11-16T23:55:00Z">
        <w:r>
          <w:rPr>
            <w:rFonts w:hint="default" w:ascii="Calibri Light" w:hAnsi="Calibri Light" w:cs="Calibri Light"/>
            <w:b w:val="0"/>
            <w:bCs w:val="0"/>
            <w:color w:val="000000" w:themeColor="text1"/>
            <w:u w:val="none"/>
            <w14:textFill>
              <w14:solidFill>
                <w14:schemeClr w14:val="tx1"/>
              </w14:solidFill>
            </w14:textFill>
          </w:rPr>
          <w:t>Definition</w:t>
        </w:r>
      </w:ins>
    </w:p>
    <w:p w14:paraId="657321A5">
      <w:pPr>
        <w:rPr>
          <w:ins w:id="447" w:author="Tejal Dalvi" w:date="2025-11-16T23:55:00Z"/>
          <w:rFonts w:hint="default" w:ascii="Calibri Light" w:hAnsi="Calibri Light" w:cs="Calibri Light"/>
          <w:b w:val="0"/>
          <w:bCs w:val="0"/>
          <w:color w:val="000000" w:themeColor="text1"/>
          <w:u w:val="none"/>
          <w14:textFill>
            <w14:solidFill>
              <w14:schemeClr w14:val="tx1"/>
            </w14:solidFill>
          </w14:textFill>
        </w:rPr>
      </w:pPr>
      <w:ins w:id="448" w:author="Tejal Dalvi" w:date="2025-11-16T23:55:00Z">
        <w:r>
          <w:rPr>
            <w:rFonts w:hint="default" w:ascii="Calibri Light" w:hAnsi="Calibri Light" w:cs="Calibri Light"/>
            <w:b w:val="0"/>
            <w:bCs w:val="0"/>
            <w:color w:val="000000" w:themeColor="text1"/>
            <w:u w:val="none"/>
            <w14:textFill>
              <w14:solidFill>
                <w14:schemeClr w14:val="tx1"/>
              </w14:solidFill>
            </w14:textFill>
          </w:rPr>
          <w:t>The most popular stealth scan.</w:t>
        </w:r>
      </w:ins>
      <w:ins w:id="449"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450" w:author="Tejal Dalvi" w:date="2025-11-16T23:55:00Z">
        <w:r>
          <w:rPr>
            <w:rFonts w:hint="default" w:ascii="Calibri Light" w:hAnsi="Calibri Light" w:cs="Calibri Light"/>
            <w:b w:val="0"/>
            <w:bCs w:val="0"/>
            <w:color w:val="000000" w:themeColor="text1"/>
            <w:u w:val="none"/>
            <w14:textFill>
              <w14:solidFill>
                <w14:schemeClr w14:val="tx1"/>
              </w14:solidFill>
            </w14:textFill>
          </w:rPr>
          <w:t>It only sends a SYN packet and does not complete the connection.</w:t>
        </w:r>
      </w:ins>
    </w:p>
    <w:p w14:paraId="0CDEAEE8">
      <w:pPr>
        <w:rPr>
          <w:ins w:id="451" w:author="Tejal Dalvi" w:date="2025-11-16T23:55:00Z"/>
          <w:rFonts w:hint="default" w:ascii="Calibri Light" w:hAnsi="Calibri Light" w:cs="Calibri Light"/>
          <w:b w:val="0"/>
          <w:bCs w:val="0"/>
          <w:color w:val="000000" w:themeColor="text1"/>
          <w:u w:val="none"/>
          <w14:textFill>
            <w14:solidFill>
              <w14:schemeClr w14:val="tx1"/>
            </w14:solidFill>
          </w14:textFill>
        </w:rPr>
      </w:pPr>
      <w:ins w:id="452" w:author="Tejal Dalvi" w:date="2025-11-16T23:55:00Z">
        <w:r>
          <w:rPr>
            <w:rFonts w:hint="default" w:ascii="Calibri Light" w:hAnsi="Calibri Light" w:cs="Calibri Light"/>
            <w:b w:val="0"/>
            <w:bCs w:val="0"/>
            <w:color w:val="000000" w:themeColor="text1"/>
            <w:u w:val="none"/>
            <w14:textFill>
              <w14:solidFill>
                <w14:schemeClr w14:val="tx1"/>
              </w14:solidFill>
            </w14:textFill>
          </w:rPr>
          <w:t>How it works</w:t>
        </w:r>
      </w:ins>
    </w:p>
    <w:p w14:paraId="55E8A657">
      <w:pPr>
        <w:numPr>
          <w:ilvl w:val="0"/>
          <w:numId w:val="90"/>
        </w:numPr>
        <w:rPr>
          <w:ins w:id="453" w:author="Tejal Dalvi" w:date="2025-11-16T23:55:00Z"/>
          <w:rFonts w:hint="default" w:ascii="Calibri Light" w:hAnsi="Calibri Light" w:cs="Calibri Light"/>
          <w:b w:val="0"/>
          <w:bCs w:val="0"/>
          <w:color w:val="000000" w:themeColor="text1"/>
          <w:u w:val="none"/>
          <w14:textFill>
            <w14:solidFill>
              <w14:schemeClr w14:val="tx1"/>
            </w14:solidFill>
          </w14:textFill>
        </w:rPr>
      </w:pPr>
      <w:ins w:id="454" w:author="Tejal Dalvi" w:date="2025-11-16T23:55:00Z">
        <w:r>
          <w:rPr>
            <w:rFonts w:hint="default" w:ascii="Calibri Light" w:hAnsi="Calibri Light" w:cs="Calibri Light"/>
            <w:b w:val="0"/>
            <w:bCs w:val="0"/>
            <w:color w:val="000000" w:themeColor="text1"/>
            <w:u w:val="none"/>
            <w14:textFill>
              <w14:solidFill>
                <w14:schemeClr w14:val="tx1"/>
              </w14:solidFill>
            </w14:textFill>
          </w:rPr>
          <w:t>Send SYN</w:t>
        </w:r>
      </w:ins>
    </w:p>
    <w:p w14:paraId="594229F3">
      <w:pPr>
        <w:numPr>
          <w:ilvl w:val="0"/>
          <w:numId w:val="90"/>
        </w:numPr>
        <w:rPr>
          <w:ins w:id="455" w:author="Tejal Dalvi" w:date="2025-11-16T23:55:00Z"/>
          <w:rFonts w:hint="default" w:ascii="Calibri Light" w:hAnsi="Calibri Light" w:cs="Calibri Light"/>
          <w:b w:val="0"/>
          <w:bCs w:val="0"/>
          <w:color w:val="000000" w:themeColor="text1"/>
          <w:u w:val="none"/>
          <w14:textFill>
            <w14:solidFill>
              <w14:schemeClr w14:val="tx1"/>
            </w14:solidFill>
          </w14:textFill>
        </w:rPr>
      </w:pPr>
      <w:ins w:id="456" w:author="Tejal Dalvi" w:date="2025-11-16T23:55:00Z">
        <w:r>
          <w:rPr>
            <w:rFonts w:hint="default" w:ascii="Calibri Light" w:hAnsi="Calibri Light" w:cs="Calibri Light"/>
            <w:b w:val="0"/>
            <w:bCs w:val="0"/>
            <w:color w:val="000000" w:themeColor="text1"/>
            <w:u w:val="none"/>
            <w14:textFill>
              <w14:solidFill>
                <w14:schemeClr w14:val="tx1"/>
              </w14:solidFill>
            </w14:textFill>
          </w:rPr>
          <w:t>Receive SYN-ACK → port is open</w:t>
        </w:r>
      </w:ins>
    </w:p>
    <w:p w14:paraId="5A504104">
      <w:pPr>
        <w:numPr>
          <w:ilvl w:val="0"/>
          <w:numId w:val="90"/>
        </w:numPr>
        <w:rPr>
          <w:ins w:id="457" w:author="Tejal Dalvi" w:date="2025-11-16T23:55:00Z"/>
          <w:rFonts w:hint="default" w:ascii="Calibri Light" w:hAnsi="Calibri Light" w:cs="Calibri Light"/>
          <w:b w:val="0"/>
          <w:bCs w:val="0"/>
          <w:color w:val="000000" w:themeColor="text1"/>
          <w:u w:val="none"/>
          <w14:textFill>
            <w14:solidFill>
              <w14:schemeClr w14:val="tx1"/>
            </w14:solidFill>
          </w14:textFill>
        </w:rPr>
      </w:pPr>
      <w:ins w:id="458" w:author="Tejal Dalvi" w:date="2025-11-16T23:55:00Z">
        <w:r>
          <w:rPr>
            <w:rFonts w:hint="default" w:ascii="Calibri Light" w:hAnsi="Calibri Light" w:cs="Calibri Light"/>
            <w:b w:val="0"/>
            <w:bCs w:val="0"/>
            <w:color w:val="000000" w:themeColor="text1"/>
            <w:u w:val="none"/>
            <w14:textFill>
              <w14:solidFill>
                <w14:schemeClr w14:val="tx1"/>
              </w14:solidFill>
            </w14:textFill>
          </w:rPr>
          <w:t>Scanner sends RST to avoid full connection</w:t>
        </w:r>
      </w:ins>
    </w:p>
    <w:p w14:paraId="53DB2C50">
      <w:pPr>
        <w:numPr>
          <w:ilvl w:val="0"/>
          <w:numId w:val="90"/>
        </w:numPr>
        <w:rPr>
          <w:ins w:id="459" w:author="Tejal Dalvi" w:date="2025-11-16T23:55:00Z"/>
          <w:rFonts w:hint="default" w:ascii="Calibri Light" w:hAnsi="Calibri Light" w:cs="Calibri Light"/>
          <w:b w:val="0"/>
          <w:bCs w:val="0"/>
          <w:color w:val="000000" w:themeColor="text1"/>
          <w:u w:val="none"/>
          <w14:textFill>
            <w14:solidFill>
              <w14:schemeClr w14:val="tx1"/>
            </w14:solidFill>
          </w14:textFill>
        </w:rPr>
      </w:pPr>
      <w:ins w:id="460" w:author="Tejal Dalvi" w:date="2025-11-16T23:55:00Z">
        <w:r>
          <w:rPr>
            <w:rFonts w:hint="default" w:ascii="Calibri Light" w:hAnsi="Calibri Light" w:cs="Calibri Light"/>
            <w:b w:val="0"/>
            <w:bCs w:val="0"/>
            <w:color w:val="000000" w:themeColor="text1"/>
            <w:u w:val="none"/>
            <w14:textFill>
              <w14:solidFill>
                <w14:schemeClr w14:val="tx1"/>
              </w14:solidFill>
            </w14:textFill>
          </w:rPr>
          <w:t>If port is closed → target sends RST</w:t>
        </w:r>
      </w:ins>
    </w:p>
    <w:p w14:paraId="1A3FEE8D">
      <w:pPr>
        <w:rPr>
          <w:ins w:id="461" w:author="Tejal Dalvi" w:date="2025-11-16T23:55:00Z"/>
          <w:rFonts w:hint="default" w:ascii="Calibri Light" w:hAnsi="Calibri Light" w:cs="Calibri Light"/>
          <w:b w:val="0"/>
          <w:bCs w:val="0"/>
          <w:color w:val="000000" w:themeColor="text1"/>
          <w:u w:val="none"/>
          <w14:textFill>
            <w14:solidFill>
              <w14:schemeClr w14:val="tx1"/>
            </w14:solidFill>
          </w14:textFill>
        </w:rPr>
      </w:pPr>
      <w:ins w:id="462" w:author="Tejal Dalvi" w:date="2025-11-16T23:55:00Z">
        <w:r>
          <w:rPr>
            <w:rFonts w:hint="default" w:ascii="Calibri Light" w:hAnsi="Calibri Light" w:cs="Calibri Light"/>
            <w:b w:val="0"/>
            <w:bCs w:val="0"/>
            <w:color w:val="000000" w:themeColor="text1"/>
            <w:u w:val="none"/>
            <w14:textFill>
              <w14:solidFill>
                <w14:schemeClr w14:val="tx1"/>
              </w14:solidFill>
            </w14:textFill>
          </w:rPr>
          <w:t>Advantages</w:t>
        </w:r>
      </w:ins>
    </w:p>
    <w:p w14:paraId="21AF69DF">
      <w:pPr>
        <w:numPr>
          <w:ilvl w:val="0"/>
          <w:numId w:val="91"/>
        </w:numPr>
        <w:rPr>
          <w:ins w:id="463" w:author="Tejal Dalvi" w:date="2025-11-16T23:55:00Z"/>
          <w:rFonts w:hint="default" w:ascii="Calibri Light" w:hAnsi="Calibri Light" w:cs="Calibri Light"/>
          <w:b w:val="0"/>
          <w:bCs w:val="0"/>
          <w:color w:val="000000" w:themeColor="text1"/>
          <w:u w:val="none"/>
          <w14:textFill>
            <w14:solidFill>
              <w14:schemeClr w14:val="tx1"/>
            </w14:solidFill>
          </w14:textFill>
        </w:rPr>
      </w:pPr>
      <w:ins w:id="464" w:author="Tejal Dalvi" w:date="2025-11-16T23:55:00Z">
        <w:r>
          <w:rPr>
            <w:rFonts w:hint="default" w:ascii="Calibri Light" w:hAnsi="Calibri Light" w:cs="Calibri Light"/>
            <w:b w:val="0"/>
            <w:bCs w:val="0"/>
            <w:color w:val="000000" w:themeColor="text1"/>
            <w:u w:val="none"/>
            <w14:textFill>
              <w14:solidFill>
                <w14:schemeClr w14:val="tx1"/>
              </w14:solidFill>
            </w14:textFill>
          </w:rPr>
          <w:t>Fast</w:t>
        </w:r>
      </w:ins>
    </w:p>
    <w:p w14:paraId="617D50E6">
      <w:pPr>
        <w:numPr>
          <w:ilvl w:val="0"/>
          <w:numId w:val="91"/>
        </w:numPr>
        <w:rPr>
          <w:ins w:id="465" w:author="Tejal Dalvi" w:date="2025-11-16T23:55:00Z"/>
          <w:rFonts w:hint="default" w:ascii="Calibri Light" w:hAnsi="Calibri Light" w:cs="Calibri Light"/>
          <w:b w:val="0"/>
          <w:bCs w:val="0"/>
          <w:color w:val="000000" w:themeColor="text1"/>
          <w:u w:val="none"/>
          <w14:textFill>
            <w14:solidFill>
              <w14:schemeClr w14:val="tx1"/>
            </w14:solidFill>
          </w14:textFill>
        </w:rPr>
      </w:pPr>
      <w:ins w:id="466" w:author="Tejal Dalvi" w:date="2025-11-16T23:55:00Z">
        <w:r>
          <w:rPr>
            <w:rFonts w:hint="default" w:ascii="Calibri Light" w:hAnsi="Calibri Light" w:cs="Calibri Light"/>
            <w:b w:val="0"/>
            <w:bCs w:val="0"/>
            <w:color w:val="000000" w:themeColor="text1"/>
            <w:u w:val="none"/>
            <w14:textFill>
              <w14:solidFill>
                <w14:schemeClr w14:val="tx1"/>
              </w14:solidFill>
            </w14:textFill>
          </w:rPr>
          <w:t>Stealthy</w:t>
        </w:r>
      </w:ins>
    </w:p>
    <w:p w14:paraId="1F956CEF">
      <w:pPr>
        <w:numPr>
          <w:ilvl w:val="0"/>
          <w:numId w:val="91"/>
        </w:numPr>
        <w:rPr>
          <w:ins w:id="467" w:author="Tejal Dalvi" w:date="2025-11-16T23:55:00Z"/>
          <w:rFonts w:hint="default" w:ascii="Calibri Light" w:hAnsi="Calibri Light" w:cs="Calibri Light"/>
          <w:b w:val="0"/>
          <w:bCs w:val="0"/>
          <w:color w:val="000000" w:themeColor="text1"/>
          <w:u w:val="none"/>
          <w14:textFill>
            <w14:solidFill>
              <w14:schemeClr w14:val="tx1"/>
            </w14:solidFill>
          </w14:textFill>
        </w:rPr>
      </w:pPr>
      <w:ins w:id="468" w:author="Tejal Dalvi" w:date="2025-11-16T23:55:00Z">
        <w:r>
          <w:rPr>
            <w:rFonts w:hint="default" w:ascii="Calibri Light" w:hAnsi="Calibri Light" w:cs="Calibri Light"/>
            <w:b w:val="0"/>
            <w:bCs w:val="0"/>
            <w:color w:val="000000" w:themeColor="text1"/>
            <w:u w:val="none"/>
            <w14:textFill>
              <w14:solidFill>
                <w14:schemeClr w14:val="tx1"/>
              </w14:solidFill>
            </w14:textFill>
          </w:rPr>
          <w:t>Harder to detect than full connect scans</w:t>
        </w:r>
      </w:ins>
    </w:p>
    <w:p w14:paraId="4280DD72">
      <w:pPr>
        <w:numPr>
          <w:ilvl w:val="0"/>
          <w:numId w:val="91"/>
        </w:numPr>
        <w:rPr>
          <w:ins w:id="469" w:author="Tejal Dalvi" w:date="2025-11-16T23:55:00Z"/>
          <w:rFonts w:hint="default" w:ascii="Calibri Light" w:hAnsi="Calibri Light" w:cs="Calibri Light"/>
          <w:b w:val="0"/>
          <w:bCs w:val="0"/>
          <w:color w:val="000000" w:themeColor="text1"/>
          <w:u w:val="none"/>
          <w14:textFill>
            <w14:solidFill>
              <w14:schemeClr w14:val="tx1"/>
            </w14:solidFill>
          </w14:textFill>
        </w:rPr>
      </w:pPr>
      <w:ins w:id="470" w:author="Tejal Dalvi" w:date="2025-11-16T23:55:00Z">
        <w:r>
          <w:rPr>
            <w:rFonts w:hint="default" w:ascii="Calibri Light" w:hAnsi="Calibri Light" w:cs="Calibri Light"/>
            <w:b w:val="0"/>
            <w:bCs w:val="0"/>
            <w:color w:val="000000" w:themeColor="text1"/>
            <w:u w:val="none"/>
            <w14:textFill>
              <w14:solidFill>
                <w14:schemeClr w14:val="tx1"/>
              </w14:solidFill>
            </w14:textFill>
          </w:rPr>
          <w:t>Popular in Nmap (-sS)</w:t>
        </w:r>
      </w:ins>
    </w:p>
    <w:p w14:paraId="64BC4956">
      <w:pPr>
        <w:rPr>
          <w:ins w:id="471" w:author="Tejal Dalvi" w:date="2025-11-16T23:55:00Z"/>
          <w:rFonts w:hint="default" w:ascii="Calibri Light" w:hAnsi="Calibri Light" w:cs="Calibri Light"/>
          <w:b w:val="0"/>
          <w:bCs w:val="0"/>
          <w:color w:val="000000" w:themeColor="text1"/>
          <w:u w:val="none"/>
          <w14:textFill>
            <w14:solidFill>
              <w14:schemeClr w14:val="tx1"/>
            </w14:solidFill>
          </w14:textFill>
        </w:rPr>
      </w:pPr>
      <w:ins w:id="472" w:author="Tejal Dalvi" w:date="2025-11-16T23:55:00Z">
        <w:r>
          <w:rPr>
            <w:rFonts w:hint="default" w:ascii="Calibri Light" w:hAnsi="Calibri Light" w:cs="Calibri Light"/>
            <w:b w:val="0"/>
            <w:bCs w:val="0"/>
            <w:color w:val="000000" w:themeColor="text1"/>
            <w:u w:val="none"/>
            <w14:textFill>
              <w14:solidFill>
                <w14:schemeClr w14:val="tx1"/>
              </w14:solidFill>
            </w14:textFill>
          </w:rPr>
          <w:t>b) FIN Scan</w:t>
        </w:r>
      </w:ins>
    </w:p>
    <w:p w14:paraId="265649CD">
      <w:pPr>
        <w:rPr>
          <w:ins w:id="473" w:author="Tejal Dalvi" w:date="2025-11-16T23:55:00Z"/>
          <w:rFonts w:hint="default" w:ascii="Calibri Light" w:hAnsi="Calibri Light" w:cs="Calibri Light"/>
          <w:b w:val="0"/>
          <w:bCs w:val="0"/>
          <w:color w:val="000000" w:themeColor="text1"/>
          <w:u w:val="none"/>
          <w14:textFill>
            <w14:solidFill>
              <w14:schemeClr w14:val="tx1"/>
            </w14:solidFill>
          </w14:textFill>
        </w:rPr>
      </w:pPr>
      <w:ins w:id="474" w:author="Tejal Dalvi" w:date="2025-11-16T23:55:00Z">
        <w:r>
          <w:rPr>
            <w:rFonts w:hint="default" w:ascii="Calibri Light" w:hAnsi="Calibri Light" w:cs="Calibri Light"/>
            <w:b w:val="0"/>
            <w:bCs w:val="0"/>
            <w:color w:val="000000" w:themeColor="text1"/>
            <w:u w:val="none"/>
            <w14:textFill>
              <w14:solidFill>
                <w14:schemeClr w14:val="tx1"/>
              </w14:solidFill>
            </w14:textFill>
          </w:rPr>
          <w:t>Definition</w:t>
        </w:r>
      </w:ins>
    </w:p>
    <w:p w14:paraId="575A03FB">
      <w:pPr>
        <w:rPr>
          <w:ins w:id="475" w:author="Tejal Dalvi" w:date="2025-11-16T23:55:00Z"/>
          <w:rFonts w:hint="default" w:ascii="Calibri Light" w:hAnsi="Calibri Light" w:cs="Calibri Light"/>
          <w:b w:val="0"/>
          <w:bCs w:val="0"/>
          <w:color w:val="000000" w:themeColor="text1"/>
          <w:u w:val="none"/>
          <w14:textFill>
            <w14:solidFill>
              <w14:schemeClr w14:val="tx1"/>
            </w14:solidFill>
          </w14:textFill>
        </w:rPr>
      </w:pPr>
      <w:ins w:id="476" w:author="Tejal Dalvi" w:date="2025-11-16T23:55:00Z">
        <w:r>
          <w:rPr>
            <w:rFonts w:hint="default" w:ascii="Calibri Light" w:hAnsi="Calibri Light" w:cs="Calibri Light"/>
            <w:b w:val="0"/>
            <w:bCs w:val="0"/>
            <w:color w:val="000000" w:themeColor="text1"/>
            <w:u w:val="none"/>
            <w14:textFill>
              <w14:solidFill>
                <w14:schemeClr w14:val="tx1"/>
              </w14:solidFill>
            </w14:textFill>
          </w:rPr>
          <w:t>Sends a TCP packet with FIN flag only.</w:t>
        </w:r>
      </w:ins>
    </w:p>
    <w:p w14:paraId="33578B1A">
      <w:pPr>
        <w:rPr>
          <w:ins w:id="477" w:author="Tejal Dalvi" w:date="2025-11-16T23:55:00Z"/>
          <w:rFonts w:hint="default" w:ascii="Calibri Light" w:hAnsi="Calibri Light" w:cs="Calibri Light"/>
          <w:b w:val="0"/>
          <w:bCs w:val="0"/>
          <w:color w:val="000000" w:themeColor="text1"/>
          <w:u w:val="none"/>
          <w14:textFill>
            <w14:solidFill>
              <w14:schemeClr w14:val="tx1"/>
            </w14:solidFill>
          </w14:textFill>
        </w:rPr>
      </w:pPr>
      <w:ins w:id="478" w:author="Tejal Dalvi" w:date="2025-11-16T23:55:00Z">
        <w:r>
          <w:rPr>
            <w:rFonts w:hint="default" w:ascii="Calibri Light" w:hAnsi="Calibri Light" w:cs="Calibri Light"/>
            <w:b w:val="0"/>
            <w:bCs w:val="0"/>
            <w:color w:val="000000" w:themeColor="text1"/>
            <w:u w:val="none"/>
            <w14:textFill>
              <w14:solidFill>
                <w14:schemeClr w14:val="tx1"/>
              </w14:solidFill>
            </w14:textFill>
          </w:rPr>
          <w:t>Behavior</w:t>
        </w:r>
      </w:ins>
    </w:p>
    <w:p w14:paraId="408032E5">
      <w:pPr>
        <w:numPr>
          <w:ilvl w:val="0"/>
          <w:numId w:val="92"/>
        </w:numPr>
        <w:rPr>
          <w:ins w:id="479" w:author="Tejal Dalvi" w:date="2025-11-16T23:55:00Z"/>
          <w:rFonts w:hint="default" w:ascii="Calibri Light" w:hAnsi="Calibri Light" w:cs="Calibri Light"/>
          <w:b w:val="0"/>
          <w:bCs w:val="0"/>
          <w:color w:val="000000" w:themeColor="text1"/>
          <w:u w:val="none"/>
          <w14:textFill>
            <w14:solidFill>
              <w14:schemeClr w14:val="tx1"/>
            </w14:solidFill>
          </w14:textFill>
        </w:rPr>
      </w:pPr>
      <w:ins w:id="480" w:author="Tejal Dalvi" w:date="2025-11-16T23:55:00Z">
        <w:r>
          <w:rPr>
            <w:rFonts w:hint="default" w:ascii="Calibri Light" w:hAnsi="Calibri Light" w:cs="Calibri Light"/>
            <w:b w:val="0"/>
            <w:bCs w:val="0"/>
            <w:color w:val="000000" w:themeColor="text1"/>
            <w:u w:val="none"/>
            <w14:textFill>
              <w14:solidFill>
                <w14:schemeClr w14:val="tx1"/>
              </w14:solidFill>
            </w14:textFill>
          </w:rPr>
          <w:t>Open ports: ignore FIN packets (no response)</w:t>
        </w:r>
      </w:ins>
    </w:p>
    <w:p w14:paraId="112D5BDA">
      <w:pPr>
        <w:numPr>
          <w:ilvl w:val="0"/>
          <w:numId w:val="92"/>
        </w:numPr>
        <w:rPr>
          <w:ins w:id="481" w:author="Tejal Dalvi" w:date="2025-11-16T23:55:00Z"/>
          <w:rFonts w:hint="default" w:ascii="Calibri Light" w:hAnsi="Calibri Light" w:cs="Calibri Light"/>
          <w:b w:val="0"/>
          <w:bCs w:val="0"/>
          <w:color w:val="000000" w:themeColor="text1"/>
          <w:u w:val="none"/>
          <w14:textFill>
            <w14:solidFill>
              <w14:schemeClr w14:val="tx1"/>
            </w14:solidFill>
          </w14:textFill>
        </w:rPr>
      </w:pPr>
      <w:ins w:id="482" w:author="Tejal Dalvi" w:date="2025-11-16T23:55:00Z">
        <w:r>
          <w:rPr>
            <w:rFonts w:hint="default" w:ascii="Calibri Light" w:hAnsi="Calibri Light" w:cs="Calibri Light"/>
            <w:b w:val="0"/>
            <w:bCs w:val="0"/>
            <w:color w:val="000000" w:themeColor="text1"/>
            <w:u w:val="none"/>
            <w14:textFill>
              <w14:solidFill>
                <w14:schemeClr w14:val="tx1"/>
              </w14:solidFill>
            </w14:textFill>
          </w:rPr>
          <w:t>Closed ports: send RST</w:t>
        </w:r>
      </w:ins>
    </w:p>
    <w:p w14:paraId="142979D0">
      <w:pPr>
        <w:rPr>
          <w:ins w:id="483" w:author="Tejal Dalvi" w:date="2025-11-16T23:55:00Z"/>
          <w:rFonts w:hint="default" w:ascii="Calibri Light" w:hAnsi="Calibri Light" w:cs="Calibri Light"/>
          <w:b w:val="0"/>
          <w:bCs w:val="0"/>
          <w:color w:val="000000" w:themeColor="text1"/>
          <w:u w:val="none"/>
          <w14:textFill>
            <w14:solidFill>
              <w14:schemeClr w14:val="tx1"/>
            </w14:solidFill>
          </w14:textFill>
        </w:rPr>
      </w:pPr>
      <w:ins w:id="484" w:author="Tejal Dalvi" w:date="2025-11-16T23:55:00Z">
        <w:r>
          <w:rPr>
            <w:rFonts w:hint="default" w:ascii="Calibri Light" w:hAnsi="Calibri Light" w:cs="Calibri Light"/>
            <w:b w:val="0"/>
            <w:bCs w:val="0"/>
            <w:color w:val="000000" w:themeColor="text1"/>
            <w:u w:val="none"/>
            <w14:textFill>
              <w14:solidFill>
                <w14:schemeClr w14:val="tx1"/>
              </w14:solidFill>
            </w14:textFill>
          </w:rPr>
          <w:t>Why it works?</w:t>
        </w:r>
      </w:ins>
    </w:p>
    <w:p w14:paraId="1632DC35">
      <w:pPr>
        <w:rPr>
          <w:ins w:id="485" w:author="Tejal Dalvi" w:date="2025-11-16T23:55:00Z"/>
          <w:rFonts w:hint="default" w:ascii="Calibri Light" w:hAnsi="Calibri Light" w:cs="Calibri Light"/>
          <w:b w:val="0"/>
          <w:bCs w:val="0"/>
          <w:color w:val="000000" w:themeColor="text1"/>
          <w:u w:val="none"/>
          <w14:textFill>
            <w14:solidFill>
              <w14:schemeClr w14:val="tx1"/>
            </w14:solidFill>
          </w14:textFill>
        </w:rPr>
      </w:pPr>
      <w:ins w:id="486" w:author="Tejal Dalvi" w:date="2025-11-16T23:55:00Z">
        <w:r>
          <w:rPr>
            <w:rFonts w:hint="default" w:ascii="Calibri Light" w:hAnsi="Calibri Light" w:cs="Calibri Light"/>
            <w:b w:val="0"/>
            <w:bCs w:val="0"/>
            <w:color w:val="000000" w:themeColor="text1"/>
            <w:u w:val="none"/>
            <w14:textFill>
              <w14:solidFill>
                <w14:schemeClr w14:val="tx1"/>
              </w14:solidFill>
            </w14:textFill>
          </w:rPr>
          <w:t>Many firewalls only monitor SYN packets.</w:t>
        </w:r>
      </w:ins>
    </w:p>
    <w:p w14:paraId="3836A735">
      <w:pPr>
        <w:rPr>
          <w:ins w:id="487" w:author="Tejal Dalvi" w:date="2025-11-16T23:55:00Z"/>
          <w:rFonts w:hint="default" w:ascii="Calibri Light" w:hAnsi="Calibri Light" w:cs="Calibri Light"/>
          <w:b w:val="0"/>
          <w:bCs w:val="0"/>
          <w:color w:val="000000" w:themeColor="text1"/>
          <w:u w:val="none"/>
          <w14:textFill>
            <w14:solidFill>
              <w14:schemeClr w14:val="tx1"/>
            </w14:solidFill>
          </w14:textFill>
        </w:rPr>
      </w:pPr>
      <w:ins w:id="488"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27" o:spt="1" style="height:1.5pt;width:0pt;" fillcolor="#A0A0A0" filled="t" stroked="f" coordsize="21600,21600" o:hr="t" o:hrstd="t" o:hralign="center">
              <v:path/>
              <v:fill on="t" focussize="0,0"/>
              <v:stroke on="f"/>
              <v:imagedata o:title=""/>
              <o:lock v:ext="edit"/>
              <w10:wrap type="none"/>
              <w10:anchorlock/>
            </v:rect>
          </w:pict>
        </w:r>
      </w:ins>
    </w:p>
    <w:p w14:paraId="23B980CF">
      <w:pPr>
        <w:rPr>
          <w:ins w:id="490" w:author="Tejal Dalvi" w:date="2025-11-16T23:55:00Z"/>
          <w:rFonts w:hint="default" w:ascii="Calibri Light" w:hAnsi="Calibri Light" w:cs="Calibri Light"/>
          <w:b w:val="0"/>
          <w:bCs w:val="0"/>
          <w:color w:val="000000" w:themeColor="text1"/>
          <w:u w:val="none"/>
          <w14:textFill>
            <w14:solidFill>
              <w14:schemeClr w14:val="tx1"/>
            </w14:solidFill>
          </w14:textFill>
        </w:rPr>
      </w:pPr>
      <w:ins w:id="491" w:author="Tejal Dalvi" w:date="2025-11-16T23:55:00Z">
        <w:r>
          <w:rPr>
            <w:rFonts w:hint="default" w:ascii="Calibri Light" w:hAnsi="Calibri Light" w:cs="Calibri Light"/>
            <w:b w:val="0"/>
            <w:bCs w:val="0"/>
            <w:color w:val="000000" w:themeColor="text1"/>
            <w:u w:val="none"/>
            <w14:textFill>
              <w14:solidFill>
                <w14:schemeClr w14:val="tx1"/>
              </w14:solidFill>
            </w14:textFill>
          </w:rPr>
          <w:t>🔵 c) NULL Scan</w:t>
        </w:r>
      </w:ins>
    </w:p>
    <w:p w14:paraId="1E8F55E6">
      <w:pPr>
        <w:rPr>
          <w:ins w:id="492" w:author="Tejal Dalvi" w:date="2025-11-16T23:55:00Z"/>
          <w:rFonts w:hint="default" w:ascii="Calibri Light" w:hAnsi="Calibri Light" w:cs="Calibri Light"/>
          <w:b w:val="0"/>
          <w:bCs w:val="0"/>
          <w:color w:val="000000" w:themeColor="text1"/>
          <w:u w:val="none"/>
          <w14:textFill>
            <w14:solidFill>
              <w14:schemeClr w14:val="tx1"/>
            </w14:solidFill>
          </w14:textFill>
        </w:rPr>
      </w:pPr>
      <w:ins w:id="493" w:author="Tejal Dalvi" w:date="2025-11-16T23:55:00Z">
        <w:r>
          <w:rPr>
            <w:rFonts w:hint="default" w:ascii="Calibri Light" w:hAnsi="Calibri Light" w:cs="Calibri Light"/>
            <w:b w:val="0"/>
            <w:bCs w:val="0"/>
            <w:color w:val="000000" w:themeColor="text1"/>
            <w:u w:val="none"/>
            <w14:textFill>
              <w14:solidFill>
                <w14:schemeClr w14:val="tx1"/>
              </w14:solidFill>
            </w14:textFill>
          </w:rPr>
          <w:t>Definition</w:t>
        </w:r>
      </w:ins>
    </w:p>
    <w:p w14:paraId="7BDF2414">
      <w:pPr>
        <w:rPr>
          <w:ins w:id="494" w:author="Tejal Dalvi" w:date="2025-11-16T23:55:00Z"/>
          <w:rFonts w:hint="default" w:ascii="Calibri Light" w:hAnsi="Calibri Light" w:cs="Calibri Light"/>
          <w:b w:val="0"/>
          <w:bCs w:val="0"/>
          <w:color w:val="000000" w:themeColor="text1"/>
          <w:u w:val="none"/>
          <w14:textFill>
            <w14:solidFill>
              <w14:schemeClr w14:val="tx1"/>
            </w14:solidFill>
          </w14:textFill>
        </w:rPr>
      </w:pPr>
      <w:ins w:id="495" w:author="Tejal Dalvi" w:date="2025-11-16T23:55:00Z">
        <w:r>
          <w:rPr>
            <w:rFonts w:hint="default" w:ascii="Calibri Light" w:hAnsi="Calibri Light" w:cs="Calibri Light"/>
            <w:b w:val="0"/>
            <w:bCs w:val="0"/>
            <w:color w:val="000000" w:themeColor="text1"/>
            <w:u w:val="none"/>
            <w14:textFill>
              <w14:solidFill>
                <w14:schemeClr w14:val="tx1"/>
              </w14:solidFill>
            </w14:textFill>
          </w:rPr>
          <w:t>Sends a TCP packet with no flags set (NULL flag = 0).</w:t>
        </w:r>
      </w:ins>
    </w:p>
    <w:p w14:paraId="3A781711">
      <w:pPr>
        <w:rPr>
          <w:ins w:id="496" w:author="Tejal Dalvi" w:date="2025-11-16T23:55:00Z"/>
          <w:rFonts w:hint="default" w:ascii="Calibri Light" w:hAnsi="Calibri Light" w:cs="Calibri Light"/>
          <w:b w:val="0"/>
          <w:bCs w:val="0"/>
          <w:color w:val="000000" w:themeColor="text1"/>
          <w:u w:val="none"/>
          <w14:textFill>
            <w14:solidFill>
              <w14:schemeClr w14:val="tx1"/>
            </w14:solidFill>
          </w14:textFill>
        </w:rPr>
      </w:pPr>
      <w:ins w:id="497" w:author="Tejal Dalvi" w:date="2025-11-16T23:55:00Z">
        <w:r>
          <w:rPr>
            <w:rFonts w:hint="default" w:ascii="Calibri Light" w:hAnsi="Calibri Light" w:cs="Calibri Light"/>
            <w:b w:val="0"/>
            <w:bCs w:val="0"/>
            <w:color w:val="000000" w:themeColor="text1"/>
            <w:u w:val="none"/>
            <w14:textFill>
              <w14:solidFill>
                <w14:schemeClr w14:val="tx1"/>
              </w14:solidFill>
            </w14:textFill>
          </w:rPr>
          <w:t>Behavior</w:t>
        </w:r>
      </w:ins>
    </w:p>
    <w:p w14:paraId="2C19AE22">
      <w:pPr>
        <w:numPr>
          <w:ilvl w:val="0"/>
          <w:numId w:val="93"/>
        </w:numPr>
        <w:rPr>
          <w:ins w:id="498" w:author="Tejal Dalvi" w:date="2025-11-16T23:55:00Z"/>
          <w:rFonts w:hint="default" w:ascii="Calibri Light" w:hAnsi="Calibri Light" w:cs="Calibri Light"/>
          <w:b w:val="0"/>
          <w:bCs w:val="0"/>
          <w:color w:val="000000" w:themeColor="text1"/>
          <w:u w:val="none"/>
          <w14:textFill>
            <w14:solidFill>
              <w14:schemeClr w14:val="tx1"/>
            </w14:solidFill>
          </w14:textFill>
        </w:rPr>
      </w:pPr>
      <w:ins w:id="499" w:author="Tejal Dalvi" w:date="2025-11-16T23:55:00Z">
        <w:r>
          <w:rPr>
            <w:rFonts w:hint="default" w:ascii="Calibri Light" w:hAnsi="Calibri Light" w:cs="Calibri Light"/>
            <w:b w:val="0"/>
            <w:bCs w:val="0"/>
            <w:color w:val="000000" w:themeColor="text1"/>
            <w:u w:val="none"/>
            <w14:textFill>
              <w14:solidFill>
                <w14:schemeClr w14:val="tx1"/>
              </w14:solidFill>
            </w14:textFill>
          </w:rPr>
          <w:t>Open port: No response</w:t>
        </w:r>
      </w:ins>
    </w:p>
    <w:p w14:paraId="703A28B6">
      <w:pPr>
        <w:numPr>
          <w:ilvl w:val="0"/>
          <w:numId w:val="93"/>
        </w:numPr>
        <w:rPr>
          <w:ins w:id="500" w:author="Tejal Dalvi" w:date="2025-11-16T23:55:00Z"/>
          <w:rFonts w:hint="default" w:ascii="Calibri Light" w:hAnsi="Calibri Light" w:cs="Calibri Light"/>
          <w:b w:val="0"/>
          <w:bCs w:val="0"/>
          <w:color w:val="000000" w:themeColor="text1"/>
          <w:u w:val="none"/>
          <w14:textFill>
            <w14:solidFill>
              <w14:schemeClr w14:val="tx1"/>
            </w14:solidFill>
          </w14:textFill>
        </w:rPr>
      </w:pPr>
      <w:ins w:id="501" w:author="Tejal Dalvi" w:date="2025-11-16T23:55:00Z">
        <w:r>
          <w:rPr>
            <w:rFonts w:hint="default" w:ascii="Calibri Light" w:hAnsi="Calibri Light" w:cs="Calibri Light"/>
            <w:b w:val="0"/>
            <w:bCs w:val="0"/>
            <w:color w:val="000000" w:themeColor="text1"/>
            <w:u w:val="none"/>
            <w14:textFill>
              <w14:solidFill>
                <w14:schemeClr w14:val="tx1"/>
              </w14:solidFill>
            </w14:textFill>
          </w:rPr>
          <w:t>Closed port: RST packet</w:t>
        </w:r>
      </w:ins>
    </w:p>
    <w:p w14:paraId="0238D092">
      <w:pPr>
        <w:rPr>
          <w:ins w:id="502" w:author="Tejal Dalvi" w:date="2025-11-16T23:55:00Z"/>
          <w:rFonts w:hint="default" w:ascii="Calibri Light" w:hAnsi="Calibri Light" w:cs="Calibri Light"/>
          <w:b w:val="0"/>
          <w:bCs w:val="0"/>
          <w:color w:val="000000" w:themeColor="text1"/>
          <w:u w:val="none"/>
          <w14:textFill>
            <w14:solidFill>
              <w14:schemeClr w14:val="tx1"/>
            </w14:solidFill>
          </w14:textFill>
        </w:rPr>
      </w:pPr>
      <w:ins w:id="503" w:author="Tejal Dalvi" w:date="2025-11-16T23:55:00Z">
        <w:r>
          <w:rPr>
            <w:rFonts w:hint="default" w:ascii="Calibri Light" w:hAnsi="Calibri Light" w:cs="Calibri Light"/>
            <w:b w:val="0"/>
            <w:bCs w:val="0"/>
            <w:color w:val="000000" w:themeColor="text1"/>
            <w:u w:val="none"/>
            <w14:textFill>
              <w14:solidFill>
                <w14:schemeClr w14:val="tx1"/>
              </w14:solidFill>
            </w14:textFill>
          </w:rPr>
          <w:t>Reason</w:t>
        </w:r>
      </w:ins>
    </w:p>
    <w:p w14:paraId="58A62DA8">
      <w:pPr>
        <w:rPr>
          <w:ins w:id="504" w:author="Tejal Dalvi" w:date="2025-11-16T23:55:00Z"/>
          <w:rFonts w:hint="default" w:ascii="Calibri Light" w:hAnsi="Calibri Light" w:cs="Calibri Light"/>
          <w:b w:val="0"/>
          <w:bCs w:val="0"/>
          <w:color w:val="000000" w:themeColor="text1"/>
          <w:u w:val="none"/>
          <w14:textFill>
            <w14:solidFill>
              <w14:schemeClr w14:val="tx1"/>
            </w14:solidFill>
          </w14:textFill>
        </w:rPr>
      </w:pPr>
      <w:ins w:id="505" w:author="Tejal Dalvi" w:date="2025-11-16T23:55:00Z">
        <w:r>
          <w:rPr>
            <w:rFonts w:hint="default" w:ascii="Calibri Light" w:hAnsi="Calibri Light" w:cs="Calibri Light"/>
            <w:b w:val="0"/>
            <w:bCs w:val="0"/>
            <w:color w:val="000000" w:themeColor="text1"/>
            <w:u w:val="none"/>
            <w14:textFill>
              <w14:solidFill>
                <w14:schemeClr w14:val="tx1"/>
              </w14:solidFill>
            </w14:textFill>
          </w:rPr>
          <w:t>Some OS implementations respond differently to such unusual packets, revealing port state.</w:t>
        </w:r>
      </w:ins>
    </w:p>
    <w:p w14:paraId="7A325DD9">
      <w:pPr>
        <w:rPr>
          <w:ins w:id="506" w:author="Tejal Dalvi" w:date="2025-11-16T23:55:00Z"/>
          <w:rFonts w:hint="default" w:ascii="Calibri Light" w:hAnsi="Calibri Light" w:cs="Calibri Light"/>
          <w:b w:val="0"/>
          <w:bCs w:val="0"/>
          <w:color w:val="000000" w:themeColor="text1"/>
          <w:u w:val="none"/>
          <w14:textFill>
            <w14:solidFill>
              <w14:schemeClr w14:val="tx1"/>
            </w14:solidFill>
          </w14:textFill>
        </w:rPr>
      </w:pPr>
      <w:ins w:id="507"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28" o:spt="1" style="height:1.5pt;width:0pt;" fillcolor="#A0A0A0" filled="t" stroked="f" coordsize="21600,21600" o:hr="t" o:hrstd="t" o:hralign="center">
              <v:path/>
              <v:fill on="t" focussize="0,0"/>
              <v:stroke on="f"/>
              <v:imagedata o:title=""/>
              <o:lock v:ext="edit"/>
              <w10:wrap type="none"/>
              <w10:anchorlock/>
            </v:rect>
          </w:pict>
        </w:r>
      </w:ins>
    </w:p>
    <w:p w14:paraId="79473A2D">
      <w:pPr>
        <w:rPr>
          <w:ins w:id="509" w:author="Tejal Dalvi" w:date="2025-11-16T23:55:00Z"/>
          <w:rFonts w:hint="default" w:ascii="Calibri Light" w:hAnsi="Calibri Light" w:cs="Calibri Light"/>
          <w:b w:val="0"/>
          <w:bCs w:val="0"/>
          <w:color w:val="000000" w:themeColor="text1"/>
          <w:u w:val="none"/>
          <w14:textFill>
            <w14:solidFill>
              <w14:schemeClr w14:val="tx1"/>
            </w14:solidFill>
          </w14:textFill>
        </w:rPr>
      </w:pPr>
      <w:ins w:id="510" w:author="Tejal Dalvi" w:date="2025-11-16T23:55:00Z">
        <w:r>
          <w:rPr>
            <w:rFonts w:hint="default" w:ascii="Calibri Light" w:hAnsi="Calibri Light" w:cs="Calibri Light"/>
            <w:b w:val="0"/>
            <w:bCs w:val="0"/>
            <w:color w:val="000000" w:themeColor="text1"/>
            <w:u w:val="none"/>
            <w14:textFill>
              <w14:solidFill>
                <w14:schemeClr w14:val="tx1"/>
              </w14:solidFill>
            </w14:textFill>
          </w:rPr>
          <w:t>🔵 d) Xmas Scan (Christmas Tree Scan)</w:t>
        </w:r>
      </w:ins>
    </w:p>
    <w:p w14:paraId="3C8FC35D">
      <w:pPr>
        <w:rPr>
          <w:ins w:id="511" w:author="Tejal Dalvi" w:date="2025-11-16T23:55:00Z"/>
          <w:rFonts w:hint="default" w:ascii="Calibri Light" w:hAnsi="Calibri Light" w:cs="Calibri Light"/>
          <w:b w:val="0"/>
          <w:bCs w:val="0"/>
          <w:color w:val="000000" w:themeColor="text1"/>
          <w:u w:val="none"/>
          <w14:textFill>
            <w14:solidFill>
              <w14:schemeClr w14:val="tx1"/>
            </w14:solidFill>
          </w14:textFill>
        </w:rPr>
      </w:pPr>
      <w:ins w:id="512" w:author="Tejal Dalvi" w:date="2025-11-16T23:55:00Z">
        <w:r>
          <w:rPr>
            <w:rFonts w:hint="default" w:ascii="Calibri Light" w:hAnsi="Calibri Light" w:cs="Calibri Light"/>
            <w:b w:val="0"/>
            <w:bCs w:val="0"/>
            <w:color w:val="000000" w:themeColor="text1"/>
            <w:u w:val="none"/>
            <w14:textFill>
              <w14:solidFill>
                <w14:schemeClr w14:val="tx1"/>
              </w14:solidFill>
            </w14:textFill>
          </w:rPr>
          <w:t>Definition</w:t>
        </w:r>
      </w:ins>
    </w:p>
    <w:p w14:paraId="724699BA">
      <w:pPr>
        <w:rPr>
          <w:ins w:id="513" w:author="Tejal Dalvi" w:date="2025-11-16T23:55:00Z"/>
          <w:rFonts w:hint="default" w:ascii="Calibri Light" w:hAnsi="Calibri Light" w:cs="Calibri Light"/>
          <w:b w:val="0"/>
          <w:bCs w:val="0"/>
          <w:color w:val="000000" w:themeColor="text1"/>
          <w:u w:val="none"/>
          <w14:textFill>
            <w14:solidFill>
              <w14:schemeClr w14:val="tx1"/>
            </w14:solidFill>
          </w14:textFill>
        </w:rPr>
      </w:pPr>
      <w:ins w:id="514" w:author="Tejal Dalvi" w:date="2025-11-16T23:55:00Z">
        <w:r>
          <w:rPr>
            <w:rFonts w:hint="default" w:ascii="Calibri Light" w:hAnsi="Calibri Light" w:cs="Calibri Light"/>
            <w:b w:val="0"/>
            <w:bCs w:val="0"/>
            <w:color w:val="000000" w:themeColor="text1"/>
            <w:u w:val="none"/>
            <w14:textFill>
              <w14:solidFill>
                <w14:schemeClr w14:val="tx1"/>
              </w14:solidFill>
            </w14:textFill>
          </w:rPr>
          <w:t>Sends a TCP packet with FIN + PSH + URG flags set (looks like a Christmas tree "lit up").</w:t>
        </w:r>
      </w:ins>
    </w:p>
    <w:p w14:paraId="198477B3">
      <w:pPr>
        <w:rPr>
          <w:ins w:id="515" w:author="Tejal Dalvi" w:date="2025-11-16T23:55:00Z"/>
          <w:rFonts w:hint="default" w:ascii="Calibri Light" w:hAnsi="Calibri Light" w:cs="Calibri Light"/>
          <w:b w:val="0"/>
          <w:bCs w:val="0"/>
          <w:color w:val="000000" w:themeColor="text1"/>
          <w:u w:val="none"/>
          <w14:textFill>
            <w14:solidFill>
              <w14:schemeClr w14:val="tx1"/>
            </w14:solidFill>
          </w14:textFill>
        </w:rPr>
      </w:pPr>
      <w:ins w:id="516" w:author="Tejal Dalvi" w:date="2025-11-16T23:55:00Z">
        <w:r>
          <w:rPr>
            <w:rFonts w:hint="default" w:ascii="Calibri Light" w:hAnsi="Calibri Light" w:cs="Calibri Light"/>
            <w:b w:val="0"/>
            <w:bCs w:val="0"/>
            <w:color w:val="000000" w:themeColor="text1"/>
            <w:u w:val="none"/>
            <w14:textFill>
              <w14:solidFill>
                <w14:schemeClr w14:val="tx1"/>
              </w14:solidFill>
            </w14:textFill>
          </w:rPr>
          <w:t>Behavior</w:t>
        </w:r>
      </w:ins>
    </w:p>
    <w:p w14:paraId="09F0BCB6">
      <w:pPr>
        <w:numPr>
          <w:ilvl w:val="0"/>
          <w:numId w:val="94"/>
        </w:numPr>
        <w:rPr>
          <w:ins w:id="517" w:author="Tejal Dalvi" w:date="2025-11-16T23:55:00Z"/>
          <w:rFonts w:hint="default" w:ascii="Calibri Light" w:hAnsi="Calibri Light" w:cs="Calibri Light"/>
          <w:b w:val="0"/>
          <w:bCs w:val="0"/>
          <w:color w:val="000000" w:themeColor="text1"/>
          <w:u w:val="none"/>
          <w14:textFill>
            <w14:solidFill>
              <w14:schemeClr w14:val="tx1"/>
            </w14:solidFill>
          </w14:textFill>
        </w:rPr>
      </w:pPr>
      <w:ins w:id="518" w:author="Tejal Dalvi" w:date="2025-11-16T23:55:00Z">
        <w:r>
          <w:rPr>
            <w:rFonts w:hint="default" w:ascii="Calibri Light" w:hAnsi="Calibri Light" w:cs="Calibri Light"/>
            <w:b w:val="0"/>
            <w:bCs w:val="0"/>
            <w:color w:val="000000" w:themeColor="text1"/>
            <w:u w:val="none"/>
            <w14:textFill>
              <w14:solidFill>
                <w14:schemeClr w14:val="tx1"/>
              </w14:solidFill>
            </w14:textFill>
          </w:rPr>
          <w:t>Open port: No response</w:t>
        </w:r>
      </w:ins>
    </w:p>
    <w:p w14:paraId="73844BCF">
      <w:pPr>
        <w:numPr>
          <w:ilvl w:val="0"/>
          <w:numId w:val="94"/>
        </w:numPr>
        <w:rPr>
          <w:ins w:id="519" w:author="Tejal Dalvi" w:date="2025-11-16T23:55:00Z"/>
          <w:rFonts w:hint="default" w:ascii="Calibri Light" w:hAnsi="Calibri Light" w:cs="Calibri Light"/>
          <w:b w:val="0"/>
          <w:bCs w:val="0"/>
          <w:color w:val="000000" w:themeColor="text1"/>
          <w:u w:val="none"/>
          <w14:textFill>
            <w14:solidFill>
              <w14:schemeClr w14:val="tx1"/>
            </w14:solidFill>
          </w14:textFill>
        </w:rPr>
      </w:pPr>
      <w:ins w:id="520" w:author="Tejal Dalvi" w:date="2025-11-16T23:55:00Z">
        <w:r>
          <w:rPr>
            <w:rFonts w:hint="default" w:ascii="Calibri Light" w:hAnsi="Calibri Light" w:cs="Calibri Light"/>
            <w:b w:val="0"/>
            <w:bCs w:val="0"/>
            <w:color w:val="000000" w:themeColor="text1"/>
            <w:u w:val="none"/>
            <w14:textFill>
              <w14:solidFill>
                <w14:schemeClr w14:val="tx1"/>
              </w14:solidFill>
            </w14:textFill>
          </w:rPr>
          <w:t>Closed port: RST</w:t>
        </w:r>
      </w:ins>
    </w:p>
    <w:p w14:paraId="355D3F28">
      <w:pPr>
        <w:rPr>
          <w:ins w:id="521" w:author="Tejal Dalvi" w:date="2025-11-16T23:55:00Z"/>
          <w:rFonts w:hint="default" w:ascii="Calibri Light" w:hAnsi="Calibri Light" w:cs="Calibri Light"/>
          <w:b w:val="0"/>
          <w:bCs w:val="0"/>
          <w:color w:val="000000" w:themeColor="text1"/>
          <w:u w:val="none"/>
          <w14:textFill>
            <w14:solidFill>
              <w14:schemeClr w14:val="tx1"/>
            </w14:solidFill>
          </w14:textFill>
        </w:rPr>
      </w:pPr>
      <w:ins w:id="522" w:author="Tejal Dalvi" w:date="2025-11-16T23:55:00Z">
        <w:r>
          <w:rPr>
            <w:rFonts w:hint="default" w:ascii="Calibri Light" w:hAnsi="Calibri Light" w:cs="Calibri Light"/>
            <w:b w:val="0"/>
            <w:bCs w:val="0"/>
            <w:color w:val="000000" w:themeColor="text1"/>
            <w:u w:val="none"/>
            <w14:textFill>
              <w14:solidFill>
                <w14:schemeClr w14:val="tx1"/>
              </w14:solidFill>
            </w14:textFill>
          </w:rPr>
          <w:t>Use</w:t>
        </w:r>
      </w:ins>
    </w:p>
    <w:p w14:paraId="554CBE37">
      <w:pPr>
        <w:numPr>
          <w:ilvl w:val="0"/>
          <w:numId w:val="95"/>
        </w:numPr>
        <w:rPr>
          <w:ins w:id="523" w:author="Tejal Dalvi" w:date="2025-11-16T23:55:00Z"/>
          <w:rFonts w:hint="default" w:ascii="Calibri Light" w:hAnsi="Calibri Light" w:cs="Calibri Light"/>
          <w:b w:val="0"/>
          <w:bCs w:val="0"/>
          <w:color w:val="000000" w:themeColor="text1"/>
          <w:u w:val="none"/>
          <w14:textFill>
            <w14:solidFill>
              <w14:schemeClr w14:val="tx1"/>
            </w14:solidFill>
          </w14:textFill>
        </w:rPr>
      </w:pPr>
      <w:ins w:id="524" w:author="Tejal Dalvi" w:date="2025-11-16T23:55:00Z">
        <w:r>
          <w:rPr>
            <w:rFonts w:hint="default" w:ascii="Calibri Light" w:hAnsi="Calibri Light" w:cs="Calibri Light"/>
            <w:b w:val="0"/>
            <w:bCs w:val="0"/>
            <w:color w:val="000000" w:themeColor="text1"/>
            <w:u w:val="none"/>
            <w14:textFill>
              <w14:solidFill>
                <w14:schemeClr w14:val="tx1"/>
              </w14:solidFill>
            </w14:textFill>
          </w:rPr>
          <w:t>To bypass poorly configured firewalls</w:t>
        </w:r>
      </w:ins>
    </w:p>
    <w:p w14:paraId="7C2A3844">
      <w:pPr>
        <w:numPr>
          <w:ilvl w:val="0"/>
          <w:numId w:val="95"/>
        </w:numPr>
        <w:rPr>
          <w:ins w:id="525" w:author="Tejal Dalvi" w:date="2025-11-16T23:55:00Z"/>
          <w:rFonts w:hint="default" w:ascii="Calibri Light" w:hAnsi="Calibri Light" w:cs="Calibri Light"/>
          <w:b w:val="0"/>
          <w:bCs w:val="0"/>
          <w:color w:val="000000" w:themeColor="text1"/>
          <w:u w:val="none"/>
          <w14:textFill>
            <w14:solidFill>
              <w14:schemeClr w14:val="tx1"/>
            </w14:solidFill>
          </w14:textFill>
        </w:rPr>
      </w:pPr>
      <w:ins w:id="526" w:author="Tejal Dalvi" w:date="2025-11-16T23:55:00Z">
        <w:r>
          <w:rPr>
            <w:rFonts w:hint="default" w:ascii="Calibri Light" w:hAnsi="Calibri Light" w:cs="Calibri Light"/>
            <w:b w:val="0"/>
            <w:bCs w:val="0"/>
            <w:color w:val="000000" w:themeColor="text1"/>
            <w:u w:val="none"/>
            <w14:textFill>
              <w14:solidFill>
                <w14:schemeClr w14:val="tx1"/>
              </w14:solidFill>
            </w14:textFill>
          </w:rPr>
          <w:t>Works mostly on UNIX-based systems</w:t>
        </w:r>
      </w:ins>
    </w:p>
    <w:p w14:paraId="7ABD854E">
      <w:pPr>
        <w:rPr>
          <w:ins w:id="527" w:author="Tejal Dalvi" w:date="2025-11-16T23:55:00Z"/>
          <w:rFonts w:hint="default" w:ascii="Calibri Light" w:hAnsi="Calibri Light" w:cs="Calibri Light"/>
          <w:b w:val="0"/>
          <w:bCs w:val="0"/>
          <w:color w:val="000000" w:themeColor="text1"/>
          <w:u w:val="none"/>
          <w14:textFill>
            <w14:solidFill>
              <w14:schemeClr w14:val="tx1"/>
            </w14:solidFill>
          </w14:textFill>
        </w:rPr>
      </w:pPr>
      <w:ins w:id="528"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29" o:spt="1" style="height:1.5pt;width:0pt;" fillcolor="#A0A0A0" filled="t" stroked="f" coordsize="21600,21600" o:hr="t" o:hrstd="t" o:hralign="center">
              <v:path/>
              <v:fill on="t" focussize="0,0"/>
              <v:stroke on="f"/>
              <v:imagedata o:title=""/>
              <o:lock v:ext="edit"/>
              <w10:wrap type="none"/>
              <w10:anchorlock/>
            </v:rect>
          </w:pict>
        </w:r>
      </w:ins>
    </w:p>
    <w:p w14:paraId="53B0043C">
      <w:pPr>
        <w:rPr>
          <w:ins w:id="530" w:author="Tejal Dalvi" w:date="2025-11-16T23:55:00Z"/>
          <w:rFonts w:hint="default" w:ascii="Calibri Light" w:hAnsi="Calibri Light" w:cs="Calibri Light"/>
          <w:b w:val="0"/>
          <w:bCs w:val="0"/>
          <w:color w:val="000000" w:themeColor="text1"/>
          <w:u w:val="none"/>
          <w14:textFill>
            <w14:solidFill>
              <w14:schemeClr w14:val="tx1"/>
            </w14:solidFill>
          </w14:textFill>
        </w:rPr>
      </w:pPr>
      <w:ins w:id="531" w:author="Tejal Dalvi" w:date="2025-11-16T23:55:00Z">
        <w:r>
          <w:rPr>
            <w:rFonts w:hint="default" w:ascii="Calibri Light" w:hAnsi="Calibri Light" w:cs="Calibri Light"/>
            <w:b w:val="0"/>
            <w:bCs w:val="0"/>
            <w:color w:val="000000" w:themeColor="text1"/>
            <w:u w:val="none"/>
            <w14:textFill>
              <w14:solidFill>
                <w14:schemeClr w14:val="tx1"/>
              </w14:solidFill>
            </w14:textFill>
          </w:rPr>
          <w:t>🔵 e) ACK Scan</w:t>
        </w:r>
      </w:ins>
    </w:p>
    <w:p w14:paraId="229F583A">
      <w:pPr>
        <w:rPr>
          <w:ins w:id="532" w:author="Tejal Dalvi" w:date="2025-11-16T23:55:00Z"/>
          <w:rFonts w:hint="default" w:ascii="Calibri Light" w:hAnsi="Calibri Light" w:cs="Calibri Light"/>
          <w:b w:val="0"/>
          <w:bCs w:val="0"/>
          <w:color w:val="000000" w:themeColor="text1"/>
          <w:u w:val="none"/>
          <w14:textFill>
            <w14:solidFill>
              <w14:schemeClr w14:val="tx1"/>
            </w14:solidFill>
          </w14:textFill>
        </w:rPr>
      </w:pPr>
      <w:ins w:id="533" w:author="Tejal Dalvi" w:date="2025-11-16T23:55:00Z">
        <w:r>
          <w:rPr>
            <w:rFonts w:hint="default" w:ascii="Calibri Light" w:hAnsi="Calibri Light" w:cs="Calibri Light"/>
            <w:b w:val="0"/>
            <w:bCs w:val="0"/>
            <w:color w:val="000000" w:themeColor="text1"/>
            <w:u w:val="none"/>
            <w14:textFill>
              <w14:solidFill>
                <w14:schemeClr w14:val="tx1"/>
              </w14:solidFill>
            </w14:textFill>
          </w:rPr>
          <w:t>Definition</w:t>
        </w:r>
      </w:ins>
    </w:p>
    <w:p w14:paraId="56086829">
      <w:pPr>
        <w:rPr>
          <w:ins w:id="534" w:author="Tejal Dalvi" w:date="2025-11-16T23:55:00Z"/>
          <w:rFonts w:hint="default" w:ascii="Calibri Light" w:hAnsi="Calibri Light" w:cs="Calibri Light"/>
          <w:b w:val="0"/>
          <w:bCs w:val="0"/>
          <w:color w:val="000000" w:themeColor="text1"/>
          <w:u w:val="none"/>
          <w14:textFill>
            <w14:solidFill>
              <w14:schemeClr w14:val="tx1"/>
            </w14:solidFill>
          </w14:textFill>
        </w:rPr>
      </w:pPr>
      <w:ins w:id="535" w:author="Tejal Dalvi" w:date="2025-11-16T23:55:00Z">
        <w:r>
          <w:rPr>
            <w:rFonts w:hint="default" w:ascii="Calibri Light" w:hAnsi="Calibri Light" w:cs="Calibri Light"/>
            <w:b w:val="0"/>
            <w:bCs w:val="0"/>
            <w:color w:val="000000" w:themeColor="text1"/>
            <w:u w:val="none"/>
            <w14:textFill>
              <w14:solidFill>
                <w14:schemeClr w14:val="tx1"/>
              </w14:solidFill>
            </w14:textFill>
          </w:rPr>
          <w:t>Used to determine firewall rules and filtering.</w:t>
        </w:r>
      </w:ins>
    </w:p>
    <w:p w14:paraId="1B90C47D">
      <w:pPr>
        <w:rPr>
          <w:ins w:id="536" w:author="Tejal Dalvi" w:date="2025-11-16T23:55:00Z"/>
          <w:rFonts w:hint="default" w:ascii="Calibri Light" w:hAnsi="Calibri Light" w:cs="Calibri Light"/>
          <w:b w:val="0"/>
          <w:bCs w:val="0"/>
          <w:color w:val="000000" w:themeColor="text1"/>
          <w:u w:val="none"/>
          <w14:textFill>
            <w14:solidFill>
              <w14:schemeClr w14:val="tx1"/>
            </w14:solidFill>
          </w14:textFill>
        </w:rPr>
      </w:pPr>
      <w:ins w:id="537" w:author="Tejal Dalvi" w:date="2025-11-16T23:55:00Z">
        <w:r>
          <w:rPr>
            <w:rFonts w:hint="default" w:ascii="Calibri Light" w:hAnsi="Calibri Light" w:cs="Calibri Light"/>
            <w:b w:val="0"/>
            <w:bCs w:val="0"/>
            <w:color w:val="000000" w:themeColor="text1"/>
            <w:u w:val="none"/>
            <w14:textFill>
              <w14:solidFill>
                <w14:schemeClr w14:val="tx1"/>
              </w14:solidFill>
            </w14:textFill>
          </w:rPr>
          <w:t>How it works</w:t>
        </w:r>
      </w:ins>
    </w:p>
    <w:p w14:paraId="1BCEAFDA">
      <w:pPr>
        <w:numPr>
          <w:ilvl w:val="0"/>
          <w:numId w:val="96"/>
        </w:numPr>
        <w:rPr>
          <w:ins w:id="538" w:author="Tejal Dalvi" w:date="2025-11-16T23:55:00Z"/>
          <w:rFonts w:hint="default" w:ascii="Calibri Light" w:hAnsi="Calibri Light" w:cs="Calibri Light"/>
          <w:b w:val="0"/>
          <w:bCs w:val="0"/>
          <w:color w:val="000000" w:themeColor="text1"/>
          <w:u w:val="none"/>
          <w14:textFill>
            <w14:solidFill>
              <w14:schemeClr w14:val="tx1"/>
            </w14:solidFill>
          </w14:textFill>
        </w:rPr>
      </w:pPr>
      <w:ins w:id="539" w:author="Tejal Dalvi" w:date="2025-11-16T23:55:00Z">
        <w:r>
          <w:rPr>
            <w:rFonts w:hint="default" w:ascii="Calibri Light" w:hAnsi="Calibri Light" w:cs="Calibri Light"/>
            <w:b w:val="0"/>
            <w:bCs w:val="0"/>
            <w:color w:val="000000" w:themeColor="text1"/>
            <w:u w:val="none"/>
            <w14:textFill>
              <w14:solidFill>
                <w14:schemeClr w14:val="tx1"/>
              </w14:solidFill>
            </w14:textFill>
          </w:rPr>
          <w:t>Send ACK packet</w:t>
        </w:r>
      </w:ins>
    </w:p>
    <w:p w14:paraId="633CF9C3">
      <w:pPr>
        <w:numPr>
          <w:ilvl w:val="0"/>
          <w:numId w:val="96"/>
        </w:numPr>
        <w:rPr>
          <w:ins w:id="540" w:author="Tejal Dalvi" w:date="2025-11-16T23:55:00Z"/>
          <w:rFonts w:hint="default" w:ascii="Calibri Light" w:hAnsi="Calibri Light" w:cs="Calibri Light"/>
          <w:b w:val="0"/>
          <w:bCs w:val="0"/>
          <w:color w:val="000000" w:themeColor="text1"/>
          <w:u w:val="none"/>
          <w14:textFill>
            <w14:solidFill>
              <w14:schemeClr w14:val="tx1"/>
            </w14:solidFill>
          </w14:textFill>
        </w:rPr>
      </w:pPr>
      <w:ins w:id="541" w:author="Tejal Dalvi" w:date="2025-11-16T23:55:00Z">
        <w:r>
          <w:rPr>
            <w:rFonts w:hint="default" w:ascii="Calibri Light" w:hAnsi="Calibri Light" w:cs="Calibri Light"/>
            <w:b w:val="0"/>
            <w:bCs w:val="0"/>
            <w:color w:val="000000" w:themeColor="text1"/>
            <w:u w:val="none"/>
            <w14:textFill>
              <w14:solidFill>
                <w14:schemeClr w14:val="tx1"/>
              </w14:solidFill>
            </w14:textFill>
          </w:rPr>
          <w:t>If RST comes back → port or host reachable</w:t>
        </w:r>
      </w:ins>
    </w:p>
    <w:p w14:paraId="35469731">
      <w:pPr>
        <w:numPr>
          <w:ilvl w:val="0"/>
          <w:numId w:val="96"/>
        </w:numPr>
        <w:rPr>
          <w:ins w:id="542" w:author="Tejal Dalvi" w:date="2025-11-16T23:55:00Z"/>
          <w:rFonts w:hint="default" w:ascii="Calibri Light" w:hAnsi="Calibri Light" w:cs="Calibri Light"/>
          <w:b w:val="0"/>
          <w:bCs w:val="0"/>
          <w:color w:val="000000" w:themeColor="text1"/>
          <w:u w:val="none"/>
          <w14:textFill>
            <w14:solidFill>
              <w14:schemeClr w14:val="tx1"/>
            </w14:solidFill>
          </w14:textFill>
        </w:rPr>
      </w:pPr>
      <w:ins w:id="543" w:author="Tejal Dalvi" w:date="2025-11-16T23:55:00Z">
        <w:r>
          <w:rPr>
            <w:rFonts w:hint="default" w:ascii="Calibri Light" w:hAnsi="Calibri Light" w:cs="Calibri Light"/>
            <w:b w:val="0"/>
            <w:bCs w:val="0"/>
            <w:color w:val="000000" w:themeColor="text1"/>
            <w:u w:val="none"/>
            <w14:textFill>
              <w14:solidFill>
                <w14:schemeClr w14:val="tx1"/>
              </w14:solidFill>
            </w14:textFill>
          </w:rPr>
          <w:t>If no response → filtered by firewall</w:t>
        </w:r>
      </w:ins>
    </w:p>
    <w:p w14:paraId="7022F51C">
      <w:pPr>
        <w:rPr>
          <w:ins w:id="544" w:author="Tejal Dalvi" w:date="2025-11-16T23:55:00Z"/>
          <w:rFonts w:hint="default" w:ascii="Calibri Light" w:hAnsi="Calibri Light" w:cs="Calibri Light"/>
          <w:b w:val="0"/>
          <w:bCs w:val="0"/>
          <w:color w:val="000000" w:themeColor="text1"/>
          <w:u w:val="none"/>
          <w14:textFill>
            <w14:solidFill>
              <w14:schemeClr w14:val="tx1"/>
            </w14:solidFill>
          </w14:textFill>
        </w:rPr>
      </w:pPr>
      <w:ins w:id="545" w:author="Tejal Dalvi" w:date="2025-11-16T23:55:00Z">
        <w:r>
          <w:rPr>
            <w:rFonts w:hint="default" w:ascii="Calibri Light" w:hAnsi="Calibri Light" w:cs="Calibri Light"/>
            <w:b w:val="0"/>
            <w:bCs w:val="0"/>
            <w:color w:val="000000" w:themeColor="text1"/>
            <w:u w:val="none"/>
            <w14:textFill>
              <w14:solidFill>
                <w14:schemeClr w14:val="tx1"/>
              </w14:solidFill>
            </w14:textFill>
          </w:rPr>
          <w:t>Purpose</w:t>
        </w:r>
      </w:ins>
    </w:p>
    <w:p w14:paraId="082229DD">
      <w:pPr>
        <w:rPr>
          <w:ins w:id="546" w:author="Tejal Dalvi" w:date="2025-11-16T23:55:00Z"/>
          <w:rFonts w:hint="default" w:ascii="Calibri Light" w:hAnsi="Calibri Light" w:cs="Calibri Light"/>
          <w:b w:val="0"/>
          <w:bCs w:val="0"/>
          <w:color w:val="000000" w:themeColor="text1"/>
          <w:u w:val="none"/>
          <w14:textFill>
            <w14:solidFill>
              <w14:schemeClr w14:val="tx1"/>
            </w14:solidFill>
          </w14:textFill>
        </w:rPr>
      </w:pPr>
      <w:ins w:id="547" w:author="Tejal Dalvi" w:date="2025-11-16T23:55:00Z">
        <w:r>
          <w:rPr>
            <w:rFonts w:hint="default" w:ascii="Calibri Light" w:hAnsi="Calibri Light" w:cs="Calibri Light"/>
            <w:b w:val="0"/>
            <w:bCs w:val="0"/>
            <w:color w:val="000000" w:themeColor="text1"/>
            <w:u w:val="none"/>
            <w14:textFill>
              <w14:solidFill>
                <w14:schemeClr w14:val="tx1"/>
              </w14:solidFill>
            </w14:textFill>
          </w:rPr>
          <w:t>Not to detect open port but to check:</w:t>
        </w:r>
      </w:ins>
    </w:p>
    <w:p w14:paraId="21ACABF9">
      <w:pPr>
        <w:numPr>
          <w:ilvl w:val="0"/>
          <w:numId w:val="97"/>
        </w:numPr>
        <w:rPr>
          <w:ins w:id="548" w:author="Tejal Dalvi" w:date="2025-11-16T23:55:00Z"/>
          <w:rFonts w:hint="default" w:ascii="Calibri Light" w:hAnsi="Calibri Light" w:cs="Calibri Light"/>
          <w:b w:val="0"/>
          <w:bCs w:val="0"/>
          <w:color w:val="000000" w:themeColor="text1"/>
          <w:u w:val="none"/>
          <w14:textFill>
            <w14:solidFill>
              <w14:schemeClr w14:val="tx1"/>
            </w14:solidFill>
          </w14:textFill>
        </w:rPr>
      </w:pPr>
      <w:ins w:id="549" w:author="Tejal Dalvi" w:date="2025-11-16T23:55:00Z">
        <w:r>
          <w:rPr>
            <w:rFonts w:hint="default" w:ascii="Calibri Light" w:hAnsi="Calibri Light" w:cs="Calibri Light"/>
            <w:b w:val="0"/>
            <w:bCs w:val="0"/>
            <w:color w:val="000000" w:themeColor="text1"/>
            <w:u w:val="none"/>
            <w14:textFill>
              <w14:solidFill>
                <w14:schemeClr w14:val="tx1"/>
              </w14:solidFill>
            </w14:textFill>
          </w:rPr>
          <w:t>Whether port is filtered/unfiltered</w:t>
        </w:r>
      </w:ins>
    </w:p>
    <w:p w14:paraId="784E3B22">
      <w:pPr>
        <w:numPr>
          <w:ilvl w:val="0"/>
          <w:numId w:val="97"/>
        </w:numPr>
        <w:rPr>
          <w:ins w:id="550" w:author="Tejal Dalvi" w:date="2025-11-16T23:55:00Z"/>
          <w:rFonts w:hint="default" w:ascii="Calibri Light" w:hAnsi="Calibri Light" w:cs="Calibri Light"/>
          <w:b w:val="0"/>
          <w:bCs w:val="0"/>
          <w:color w:val="000000" w:themeColor="text1"/>
          <w:u w:val="none"/>
          <w14:textFill>
            <w14:solidFill>
              <w14:schemeClr w14:val="tx1"/>
            </w14:solidFill>
          </w14:textFill>
        </w:rPr>
      </w:pPr>
      <w:ins w:id="551" w:author="Tejal Dalvi" w:date="2025-11-16T23:55:00Z">
        <w:r>
          <w:rPr>
            <w:rFonts w:hint="default" w:ascii="Calibri Light" w:hAnsi="Calibri Light" w:cs="Calibri Light"/>
            <w:b w:val="0"/>
            <w:bCs w:val="0"/>
            <w:color w:val="000000" w:themeColor="text1"/>
            <w:u w:val="none"/>
            <w14:textFill>
              <w14:solidFill>
                <w14:schemeClr w14:val="tx1"/>
              </w14:solidFill>
            </w14:textFill>
          </w:rPr>
          <w:t>Firewall behavior</w:t>
        </w:r>
      </w:ins>
    </w:p>
    <w:p w14:paraId="6C3F72B9">
      <w:pPr>
        <w:rPr>
          <w:ins w:id="552" w:author="Tejal Dalvi" w:date="2025-11-16T23:55:00Z"/>
          <w:rFonts w:hint="default" w:ascii="Calibri Light" w:hAnsi="Calibri Light" w:cs="Calibri Light"/>
          <w:b w:val="0"/>
          <w:bCs w:val="0"/>
          <w:color w:val="000000" w:themeColor="text1"/>
          <w:u w:val="none"/>
          <w14:textFill>
            <w14:solidFill>
              <w14:schemeClr w14:val="tx1"/>
            </w14:solidFill>
          </w14:textFill>
        </w:rPr>
      </w:pPr>
      <w:ins w:id="553" w:author="Tejal Dalvi" w:date="2025-11-16T23:55:00Z">
        <w:r>
          <w:rPr>
            <w:rFonts w:hint="default" w:ascii="Calibri Light" w:hAnsi="Calibri Light" w:cs="Calibri Light"/>
            <w:b w:val="0"/>
            <w:bCs w:val="0"/>
            <w:color w:val="000000" w:themeColor="text1"/>
            <w:u w:val="none"/>
            <w14:textFill>
              <w14:solidFill>
                <w14:schemeClr w14:val="tx1"/>
              </w14:solidFill>
            </w14:textFill>
          </w:rPr>
          <w:t>3. Port Scanning Countermeasures (Very Important)</w:t>
        </w:r>
      </w:ins>
    </w:p>
    <w:p w14:paraId="59210849">
      <w:pPr>
        <w:rPr>
          <w:ins w:id="554" w:author="Tejal Dalvi" w:date="2025-11-16T23:55:00Z"/>
          <w:rFonts w:hint="default" w:ascii="Calibri Light" w:hAnsi="Calibri Light" w:cs="Calibri Light"/>
          <w:b w:val="0"/>
          <w:bCs w:val="0"/>
          <w:color w:val="000000" w:themeColor="text1"/>
          <w:u w:val="none"/>
          <w14:textFill>
            <w14:solidFill>
              <w14:schemeClr w14:val="tx1"/>
            </w14:solidFill>
          </w14:textFill>
        </w:rPr>
      </w:pPr>
      <w:ins w:id="555" w:author="Tejal Dalvi" w:date="2025-11-16T23:55:00Z">
        <w:r>
          <w:rPr>
            <w:rFonts w:hint="default" w:ascii="Calibri Light" w:hAnsi="Calibri Light" w:cs="Calibri Light"/>
            <w:b w:val="0"/>
            <w:bCs w:val="0"/>
            <w:color w:val="000000" w:themeColor="text1"/>
            <w:u w:val="none"/>
            <w14:textFill>
              <w14:solidFill>
                <w14:schemeClr w14:val="tx1"/>
              </w14:solidFill>
            </w14:textFill>
          </w:rPr>
          <w:t>These are methods used by organizations to protect against port scanning attacks.</w:t>
        </w:r>
      </w:ins>
    </w:p>
    <w:p w14:paraId="6347B3B5">
      <w:pPr>
        <w:rPr>
          <w:ins w:id="556" w:author="Tejal Dalvi" w:date="2025-11-16T23:55:00Z"/>
          <w:rFonts w:hint="default" w:ascii="Calibri Light" w:hAnsi="Calibri Light" w:cs="Calibri Light"/>
          <w:b w:val="0"/>
          <w:bCs w:val="0"/>
          <w:color w:val="000000" w:themeColor="text1"/>
          <w:u w:val="none"/>
          <w14:textFill>
            <w14:solidFill>
              <w14:schemeClr w14:val="tx1"/>
            </w14:solidFill>
          </w14:textFill>
        </w:rPr>
      </w:pPr>
      <w:ins w:id="557"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30" o:spt="1" style="height:1.5pt;width:0pt;" fillcolor="#A0A0A0" filled="t" stroked="f" coordsize="21600,21600" o:hr="t" o:hrstd="t" o:hralign="center">
              <v:path/>
              <v:fill on="t" focussize="0,0"/>
              <v:stroke on="f"/>
              <v:imagedata o:title=""/>
              <o:lock v:ext="edit"/>
              <w10:wrap type="none"/>
              <w10:anchorlock/>
            </v:rect>
          </w:pict>
        </w:r>
      </w:ins>
    </w:p>
    <w:p w14:paraId="50C602C4">
      <w:pPr>
        <w:rPr>
          <w:ins w:id="559" w:author="Tejal Dalvi" w:date="2025-11-16T23:55:00Z"/>
          <w:rFonts w:hint="default" w:ascii="Calibri Light" w:hAnsi="Calibri Light" w:cs="Calibri Light"/>
          <w:b w:val="0"/>
          <w:bCs w:val="0"/>
          <w:color w:val="000000" w:themeColor="text1"/>
          <w:u w:val="none"/>
          <w14:textFill>
            <w14:solidFill>
              <w14:schemeClr w14:val="tx1"/>
            </w14:solidFill>
          </w14:textFill>
        </w:rPr>
      </w:pPr>
      <w:ins w:id="560" w:author="Tejal Dalvi" w:date="2025-11-16T23:55:00Z">
        <w:r>
          <w:rPr>
            <w:rFonts w:hint="default" w:ascii="Calibri Light" w:hAnsi="Calibri Light" w:cs="Calibri Light"/>
            <w:b w:val="0"/>
            <w:bCs w:val="0"/>
            <w:color w:val="000000" w:themeColor="text1"/>
            <w:u w:val="none"/>
            <w14:textFill>
              <w14:solidFill>
                <w14:schemeClr w14:val="tx1"/>
              </w14:solidFill>
            </w14:textFill>
          </w:rPr>
          <w:t>🔐 1. Use Firewalls</w:t>
        </w:r>
      </w:ins>
    </w:p>
    <w:p w14:paraId="5764F524">
      <w:pPr>
        <w:numPr>
          <w:ilvl w:val="0"/>
          <w:numId w:val="98"/>
        </w:numPr>
        <w:rPr>
          <w:ins w:id="561" w:author="Tejal Dalvi" w:date="2025-11-16T23:55:00Z"/>
          <w:rFonts w:hint="default" w:ascii="Calibri Light" w:hAnsi="Calibri Light" w:cs="Calibri Light"/>
          <w:b w:val="0"/>
          <w:bCs w:val="0"/>
          <w:color w:val="000000" w:themeColor="text1"/>
          <w:u w:val="none"/>
          <w14:textFill>
            <w14:solidFill>
              <w14:schemeClr w14:val="tx1"/>
            </w14:solidFill>
          </w14:textFill>
        </w:rPr>
      </w:pPr>
      <w:ins w:id="562" w:author="Tejal Dalvi" w:date="2025-11-16T23:55:00Z">
        <w:r>
          <w:rPr>
            <w:rFonts w:hint="default" w:ascii="Calibri Light" w:hAnsi="Calibri Light" w:cs="Calibri Light"/>
            <w:b w:val="0"/>
            <w:bCs w:val="0"/>
            <w:color w:val="000000" w:themeColor="text1"/>
            <w:u w:val="none"/>
            <w14:textFill>
              <w14:solidFill>
                <w14:schemeClr w14:val="tx1"/>
              </w14:solidFill>
            </w14:textFill>
          </w:rPr>
          <w:t>Block unused ports</w:t>
        </w:r>
      </w:ins>
    </w:p>
    <w:p w14:paraId="571D3B0C">
      <w:pPr>
        <w:numPr>
          <w:ilvl w:val="0"/>
          <w:numId w:val="98"/>
        </w:numPr>
        <w:rPr>
          <w:ins w:id="563" w:author="Tejal Dalvi" w:date="2025-11-16T23:55:00Z"/>
          <w:rFonts w:hint="default" w:ascii="Calibri Light" w:hAnsi="Calibri Light" w:cs="Calibri Light"/>
          <w:b w:val="0"/>
          <w:bCs w:val="0"/>
          <w:color w:val="000000" w:themeColor="text1"/>
          <w:u w:val="none"/>
          <w14:textFill>
            <w14:solidFill>
              <w14:schemeClr w14:val="tx1"/>
            </w14:solidFill>
          </w14:textFill>
        </w:rPr>
      </w:pPr>
      <w:ins w:id="564" w:author="Tejal Dalvi" w:date="2025-11-16T23:55:00Z">
        <w:r>
          <w:rPr>
            <w:rFonts w:hint="default" w:ascii="Calibri Light" w:hAnsi="Calibri Light" w:cs="Calibri Light"/>
            <w:b w:val="0"/>
            <w:bCs w:val="0"/>
            <w:color w:val="000000" w:themeColor="text1"/>
            <w:u w:val="none"/>
            <w14:textFill>
              <w14:solidFill>
                <w14:schemeClr w14:val="tx1"/>
              </w14:solidFill>
            </w14:textFill>
          </w:rPr>
          <w:t>Restrict inbound/outbound traffic</w:t>
        </w:r>
      </w:ins>
    </w:p>
    <w:p w14:paraId="176F1474">
      <w:pPr>
        <w:numPr>
          <w:ilvl w:val="0"/>
          <w:numId w:val="98"/>
        </w:numPr>
        <w:rPr>
          <w:ins w:id="565" w:author="Tejal Dalvi" w:date="2025-11-16T23:55:00Z"/>
          <w:rFonts w:hint="default" w:ascii="Calibri Light" w:hAnsi="Calibri Light" w:cs="Calibri Light"/>
          <w:b w:val="0"/>
          <w:bCs w:val="0"/>
          <w:color w:val="000000" w:themeColor="text1"/>
          <w:u w:val="none"/>
          <w14:textFill>
            <w14:solidFill>
              <w14:schemeClr w14:val="tx1"/>
            </w14:solidFill>
          </w14:textFill>
        </w:rPr>
      </w:pPr>
      <w:ins w:id="566" w:author="Tejal Dalvi" w:date="2025-11-16T23:55:00Z">
        <w:r>
          <w:rPr>
            <w:rFonts w:hint="default" w:ascii="Calibri Light" w:hAnsi="Calibri Light" w:cs="Calibri Light"/>
            <w:b w:val="0"/>
            <w:bCs w:val="0"/>
            <w:color w:val="000000" w:themeColor="text1"/>
            <w:u w:val="none"/>
            <w14:textFill>
              <w14:solidFill>
                <w14:schemeClr w14:val="tx1"/>
              </w14:solidFill>
            </w14:textFill>
          </w:rPr>
          <w:t>Apply “deny all, allow selected” policy</w:t>
        </w:r>
      </w:ins>
    </w:p>
    <w:p w14:paraId="1B70587F">
      <w:pPr>
        <w:rPr>
          <w:ins w:id="567" w:author="Tejal Dalvi" w:date="2025-11-16T23:55:00Z"/>
          <w:rFonts w:hint="default" w:ascii="Calibri Light" w:hAnsi="Calibri Light" w:cs="Calibri Light"/>
          <w:b w:val="0"/>
          <w:bCs w:val="0"/>
          <w:color w:val="000000" w:themeColor="text1"/>
          <w:u w:val="none"/>
          <w14:textFill>
            <w14:solidFill>
              <w14:schemeClr w14:val="tx1"/>
            </w14:solidFill>
          </w14:textFill>
        </w:rPr>
      </w:pPr>
      <w:ins w:id="568"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31" o:spt="1" style="height:1.5pt;width:0pt;" fillcolor="#A0A0A0" filled="t" stroked="f" coordsize="21600,21600" o:hr="t" o:hrstd="t" o:hralign="center">
              <v:path/>
              <v:fill on="t" focussize="0,0"/>
              <v:stroke on="f"/>
              <v:imagedata o:title=""/>
              <o:lock v:ext="edit"/>
              <w10:wrap type="none"/>
              <w10:anchorlock/>
            </v:rect>
          </w:pict>
        </w:r>
      </w:ins>
    </w:p>
    <w:p w14:paraId="3FFFB603">
      <w:pPr>
        <w:rPr>
          <w:ins w:id="570" w:author="Tejal Dalvi" w:date="2025-11-16T23:55:00Z"/>
          <w:rFonts w:hint="default" w:ascii="Calibri Light" w:hAnsi="Calibri Light" w:cs="Calibri Light"/>
          <w:b w:val="0"/>
          <w:bCs w:val="0"/>
          <w:color w:val="000000" w:themeColor="text1"/>
          <w:u w:val="none"/>
          <w14:textFill>
            <w14:solidFill>
              <w14:schemeClr w14:val="tx1"/>
            </w14:solidFill>
          </w14:textFill>
        </w:rPr>
      </w:pPr>
      <w:ins w:id="571" w:author="Tejal Dalvi" w:date="2025-11-16T23:55:00Z">
        <w:r>
          <w:rPr>
            <w:rFonts w:hint="default" w:ascii="Calibri Light" w:hAnsi="Calibri Light" w:cs="Calibri Light"/>
            <w:b w:val="0"/>
            <w:bCs w:val="0"/>
            <w:color w:val="000000" w:themeColor="text1"/>
            <w:u w:val="none"/>
            <w14:textFill>
              <w14:solidFill>
                <w14:schemeClr w14:val="tx1"/>
              </w14:solidFill>
            </w14:textFill>
          </w:rPr>
          <w:t>🔐 2. Intrusion Detection/Prevention Systems (IDS/IPS)</w:t>
        </w:r>
      </w:ins>
    </w:p>
    <w:p w14:paraId="4FF65B91">
      <w:pPr>
        <w:numPr>
          <w:ilvl w:val="0"/>
          <w:numId w:val="99"/>
        </w:numPr>
        <w:rPr>
          <w:ins w:id="572" w:author="Tejal Dalvi" w:date="2025-11-16T23:55:00Z"/>
          <w:rFonts w:hint="default" w:ascii="Calibri Light" w:hAnsi="Calibri Light" w:cs="Calibri Light"/>
          <w:b w:val="0"/>
          <w:bCs w:val="0"/>
          <w:color w:val="000000" w:themeColor="text1"/>
          <w:u w:val="none"/>
          <w14:textFill>
            <w14:solidFill>
              <w14:schemeClr w14:val="tx1"/>
            </w14:solidFill>
          </w14:textFill>
        </w:rPr>
      </w:pPr>
      <w:ins w:id="573" w:author="Tejal Dalvi" w:date="2025-11-16T23:55:00Z">
        <w:r>
          <w:rPr>
            <w:rFonts w:hint="default" w:ascii="Calibri Light" w:hAnsi="Calibri Light" w:cs="Calibri Light"/>
            <w:b w:val="0"/>
            <w:bCs w:val="0"/>
            <w:color w:val="000000" w:themeColor="text1"/>
            <w:u w:val="none"/>
            <w14:textFill>
              <w14:solidFill>
                <w14:schemeClr w14:val="tx1"/>
              </w14:solidFill>
            </w14:textFill>
          </w:rPr>
          <w:t>Detect unusual scanning patterns</w:t>
        </w:r>
      </w:ins>
    </w:p>
    <w:p w14:paraId="3923B8A5">
      <w:pPr>
        <w:numPr>
          <w:ilvl w:val="0"/>
          <w:numId w:val="99"/>
        </w:numPr>
        <w:rPr>
          <w:ins w:id="574" w:author="Tejal Dalvi" w:date="2025-11-16T23:55:00Z"/>
          <w:rFonts w:hint="default" w:ascii="Calibri Light" w:hAnsi="Calibri Light" w:cs="Calibri Light"/>
          <w:b w:val="0"/>
          <w:bCs w:val="0"/>
          <w:color w:val="000000" w:themeColor="text1"/>
          <w:u w:val="none"/>
          <w14:textFill>
            <w14:solidFill>
              <w14:schemeClr w14:val="tx1"/>
            </w14:solidFill>
          </w14:textFill>
        </w:rPr>
      </w:pPr>
      <w:ins w:id="575" w:author="Tejal Dalvi" w:date="2025-11-16T23:55:00Z">
        <w:r>
          <w:rPr>
            <w:rFonts w:hint="default" w:ascii="Calibri Light" w:hAnsi="Calibri Light" w:cs="Calibri Light"/>
            <w:b w:val="0"/>
            <w:bCs w:val="0"/>
            <w:color w:val="000000" w:themeColor="text1"/>
            <w:u w:val="none"/>
            <w14:textFill>
              <w14:solidFill>
                <w14:schemeClr w14:val="tx1"/>
              </w14:solidFill>
            </w14:textFill>
          </w:rPr>
          <w:t>Block repeated SYN or FIN packets</w:t>
        </w:r>
      </w:ins>
    </w:p>
    <w:p w14:paraId="2A6F6C28">
      <w:pPr>
        <w:numPr>
          <w:ilvl w:val="0"/>
          <w:numId w:val="99"/>
        </w:numPr>
        <w:rPr>
          <w:ins w:id="576" w:author="Tejal Dalvi" w:date="2025-11-16T23:55:00Z"/>
          <w:rFonts w:hint="default" w:ascii="Calibri Light" w:hAnsi="Calibri Light" w:cs="Calibri Light"/>
          <w:b w:val="0"/>
          <w:bCs w:val="0"/>
          <w:color w:val="000000" w:themeColor="text1"/>
          <w:u w:val="none"/>
          <w14:textFill>
            <w14:solidFill>
              <w14:schemeClr w14:val="tx1"/>
            </w14:solidFill>
          </w14:textFill>
        </w:rPr>
      </w:pPr>
      <w:ins w:id="577" w:author="Tejal Dalvi" w:date="2025-11-16T23:55:00Z">
        <w:r>
          <w:rPr>
            <w:rFonts w:hint="default" w:ascii="Calibri Light" w:hAnsi="Calibri Light" w:cs="Calibri Light"/>
            <w:b w:val="0"/>
            <w:bCs w:val="0"/>
            <w:color w:val="000000" w:themeColor="text1"/>
            <w:u w:val="none"/>
            <w14:textFill>
              <w14:solidFill>
                <w14:schemeClr w14:val="tx1"/>
              </w14:solidFill>
            </w14:textFill>
          </w:rPr>
          <w:t>Generate alerts for suspicious activity</w:t>
        </w:r>
      </w:ins>
    </w:p>
    <w:p w14:paraId="0F9508AF">
      <w:pPr>
        <w:rPr>
          <w:ins w:id="578" w:author="Tejal Dalvi" w:date="2025-11-16T23:55:00Z"/>
          <w:rFonts w:hint="default" w:ascii="Calibri Light" w:hAnsi="Calibri Light" w:cs="Calibri Light"/>
          <w:b w:val="0"/>
          <w:bCs w:val="0"/>
          <w:color w:val="000000" w:themeColor="text1"/>
          <w:u w:val="none"/>
          <w14:textFill>
            <w14:solidFill>
              <w14:schemeClr w14:val="tx1"/>
            </w14:solidFill>
          </w14:textFill>
        </w:rPr>
      </w:pPr>
      <w:ins w:id="579"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t>Q)</w:t>
        </w:r>
      </w:ins>
      <w:ins w:id="580" w:author="Tejal Dalvi" w:date="2025-11-16T23:55:00Z">
        <w:r>
          <w:rPr>
            <w:rFonts w:hint="default" w:ascii="Calibri Light" w:hAnsi="Calibri Light" w:cs="Calibri Light"/>
            <w:b w:val="0"/>
            <w:bCs w:val="0"/>
            <w:color w:val="000000" w:themeColor="text1"/>
            <w:u w:val="none"/>
            <w14:textFill>
              <w14:solidFill>
                <w14:schemeClr w14:val="tx1"/>
              </w14:solidFill>
            </w14:textFill>
          </w:rPr>
          <w:t xml:space="preserve"> IDS evasion techniques, Banner grabbing and its tools, vulnerability scanning, proxy servers, anonymizers, IP spoofing and its countermeasures.</w:t>
        </w:r>
      </w:ins>
    </w:p>
    <w:p w14:paraId="637AE65B">
      <w:pPr>
        <w:rPr>
          <w:ins w:id="581" w:author="Tejal Dalvi" w:date="2025-11-16T23:55:00Z"/>
          <w:rFonts w:hint="default" w:ascii="Calibri Light" w:hAnsi="Calibri Light" w:cs="Calibri Light"/>
          <w:b w:val="0"/>
          <w:bCs w:val="0"/>
          <w:color w:val="000000" w:themeColor="text1"/>
          <w:u w:val="none"/>
          <w14:textFill>
            <w14:solidFill>
              <w14:schemeClr w14:val="tx1"/>
            </w14:solidFill>
          </w14:textFill>
        </w:rPr>
      </w:pPr>
      <w:ins w:id="582" w:author="Tejal Dalvi" w:date="2025-11-16T23:55:00Z">
        <w:r>
          <w:rPr>
            <w:rFonts w:hint="default" w:ascii="Calibri Light" w:hAnsi="Calibri Light" w:cs="Calibri Light"/>
            <w:b w:val="0"/>
            <w:bCs w:val="0"/>
            <w:color w:val="000000" w:themeColor="text1"/>
            <w:u w:val="none"/>
            <w14:textFill>
              <w14:solidFill>
                <w14:schemeClr w14:val="tx1"/>
              </w14:solidFill>
            </w14:textFill>
          </w:rPr>
          <w:t>-&gt;1. IDS Evasion Techniques (Intrusion Detection System Evasion)</w:t>
        </w:r>
      </w:ins>
    </w:p>
    <w:p w14:paraId="7CE42784">
      <w:pPr>
        <w:rPr>
          <w:ins w:id="583" w:author="Tejal Dalvi" w:date="2025-11-16T23:55:00Z"/>
          <w:rFonts w:hint="default" w:ascii="Calibri Light" w:hAnsi="Calibri Light" w:cs="Calibri Light"/>
          <w:b w:val="0"/>
          <w:bCs w:val="0"/>
          <w:color w:val="000000" w:themeColor="text1"/>
          <w:u w:val="none"/>
          <w14:textFill>
            <w14:solidFill>
              <w14:schemeClr w14:val="tx1"/>
            </w14:solidFill>
          </w14:textFill>
        </w:rPr>
      </w:pPr>
      <w:ins w:id="584" w:author="Tejal Dalvi" w:date="2025-11-16T23:55:00Z">
        <w:r>
          <w:rPr>
            <w:rFonts w:hint="default" w:ascii="Calibri Light" w:hAnsi="Calibri Light" w:cs="Calibri Light"/>
            <w:b w:val="0"/>
            <w:bCs w:val="0"/>
            <w:color w:val="000000" w:themeColor="text1"/>
            <w:u w:val="none"/>
            <w14:textFill>
              <w14:solidFill>
                <w14:schemeClr w14:val="tx1"/>
              </w14:solidFill>
            </w14:textFill>
          </w:rPr>
          <w:t>IDS evasion means hiding malicious activities so IDS cannot detect them.</w:t>
        </w:r>
      </w:ins>
    </w:p>
    <w:p w14:paraId="57CCF9D3">
      <w:pPr>
        <w:rPr>
          <w:ins w:id="585" w:author="Tejal Dalvi" w:date="2025-11-16T23:55:00Z"/>
          <w:rFonts w:hint="default" w:ascii="Calibri Light" w:hAnsi="Calibri Light" w:cs="Calibri Light"/>
          <w:b w:val="0"/>
          <w:bCs w:val="0"/>
          <w:color w:val="000000" w:themeColor="text1"/>
          <w:u w:val="none"/>
          <w14:textFill>
            <w14:solidFill>
              <w14:schemeClr w14:val="tx1"/>
            </w14:solidFill>
          </w14:textFill>
        </w:rPr>
      </w:pPr>
      <w:ins w:id="586" w:author="Tejal Dalvi" w:date="2025-11-16T23:55:00Z">
        <w:r>
          <w:rPr>
            <w:rFonts w:hint="default" w:ascii="Calibri Light" w:hAnsi="Calibri Light" w:cs="Calibri Light"/>
            <w:b w:val="0"/>
            <w:bCs w:val="0"/>
            <w:color w:val="000000" w:themeColor="text1"/>
            <w:u w:val="none"/>
            <w14:textFill>
              <w14:solidFill>
                <w14:schemeClr w14:val="tx1"/>
              </w14:solidFill>
            </w14:textFill>
          </w:rPr>
          <w:t>Common IDS Evasion Techniques (in detail)</w:t>
        </w:r>
      </w:ins>
    </w:p>
    <w:p w14:paraId="6D98EBB1">
      <w:pPr>
        <w:rPr>
          <w:ins w:id="587" w:author="Tejal Dalvi" w:date="2025-11-16T23:55:00Z"/>
          <w:rFonts w:hint="default" w:ascii="Calibri Light" w:hAnsi="Calibri Light" w:cs="Calibri Light"/>
          <w:b w:val="0"/>
          <w:bCs w:val="0"/>
          <w:color w:val="000000" w:themeColor="text1"/>
          <w:u w:val="none"/>
          <w14:textFill>
            <w14:solidFill>
              <w14:schemeClr w14:val="tx1"/>
            </w14:solidFill>
          </w14:textFill>
        </w:rPr>
      </w:pPr>
      <w:ins w:id="588" w:author="Tejal Dalvi" w:date="2025-11-16T23:55:00Z">
        <w:r>
          <w:rPr>
            <w:rFonts w:hint="default" w:ascii="Calibri Light" w:hAnsi="Calibri Light" w:cs="Calibri Light"/>
            <w:b w:val="0"/>
            <w:bCs w:val="0"/>
            <w:color w:val="000000" w:themeColor="text1"/>
            <w:u w:val="none"/>
            <w14:textFill>
              <w14:solidFill>
                <w14:schemeClr w14:val="tx1"/>
              </w14:solidFill>
            </w14:textFill>
          </w:rPr>
          <w:t>1. Fragmentation</w:t>
        </w:r>
      </w:ins>
    </w:p>
    <w:p w14:paraId="1E96CF8D">
      <w:pPr>
        <w:numPr>
          <w:ilvl w:val="0"/>
          <w:numId w:val="100"/>
        </w:numPr>
        <w:rPr>
          <w:ins w:id="589" w:author="Tejal Dalvi" w:date="2025-11-16T23:55:00Z"/>
          <w:rFonts w:hint="default" w:ascii="Calibri Light" w:hAnsi="Calibri Light" w:cs="Calibri Light"/>
          <w:b w:val="0"/>
          <w:bCs w:val="0"/>
          <w:color w:val="000000" w:themeColor="text1"/>
          <w:u w:val="none"/>
          <w14:textFill>
            <w14:solidFill>
              <w14:schemeClr w14:val="tx1"/>
            </w14:solidFill>
          </w14:textFill>
        </w:rPr>
      </w:pPr>
      <w:ins w:id="590" w:author="Tejal Dalvi" w:date="2025-11-16T23:55:00Z">
        <w:r>
          <w:rPr>
            <w:rFonts w:hint="default" w:ascii="Calibri Light" w:hAnsi="Calibri Light" w:cs="Calibri Light"/>
            <w:b w:val="0"/>
            <w:bCs w:val="0"/>
            <w:color w:val="000000" w:themeColor="text1"/>
            <w:u w:val="none"/>
            <w14:textFill>
              <w14:solidFill>
                <w14:schemeClr w14:val="tx1"/>
              </w14:solidFill>
            </w14:textFill>
          </w:rPr>
          <w:t>Break attack packets into very small fragments.</w:t>
        </w:r>
      </w:ins>
    </w:p>
    <w:p w14:paraId="1AA51D94">
      <w:pPr>
        <w:numPr>
          <w:ilvl w:val="0"/>
          <w:numId w:val="100"/>
        </w:numPr>
        <w:rPr>
          <w:ins w:id="591" w:author="Tejal Dalvi" w:date="2025-11-16T23:55:00Z"/>
          <w:rFonts w:hint="default" w:ascii="Calibri Light" w:hAnsi="Calibri Light" w:cs="Calibri Light"/>
          <w:b w:val="0"/>
          <w:bCs w:val="0"/>
          <w:color w:val="000000" w:themeColor="text1"/>
          <w:u w:val="none"/>
          <w14:textFill>
            <w14:solidFill>
              <w14:schemeClr w14:val="tx1"/>
            </w14:solidFill>
          </w14:textFill>
        </w:rPr>
      </w:pPr>
      <w:ins w:id="592" w:author="Tejal Dalvi" w:date="2025-11-16T23:55:00Z">
        <w:r>
          <w:rPr>
            <w:rFonts w:hint="default" w:ascii="Calibri Light" w:hAnsi="Calibri Light" w:cs="Calibri Light"/>
            <w:b w:val="0"/>
            <w:bCs w:val="0"/>
            <w:color w:val="000000" w:themeColor="text1"/>
            <w:u w:val="none"/>
            <w14:textFill>
              <w14:solidFill>
                <w14:schemeClr w14:val="tx1"/>
              </w14:solidFill>
            </w14:textFill>
          </w:rPr>
          <w:t>IDS cannot reassemble them properly → attack slips through.</w:t>
        </w:r>
      </w:ins>
    </w:p>
    <w:p w14:paraId="4B6C89F0">
      <w:pPr>
        <w:rPr>
          <w:ins w:id="593" w:author="Tejal Dalvi" w:date="2025-11-16T23:55:00Z"/>
          <w:rFonts w:hint="default" w:ascii="Calibri Light" w:hAnsi="Calibri Light" w:cs="Calibri Light"/>
          <w:b w:val="0"/>
          <w:bCs w:val="0"/>
          <w:color w:val="000000" w:themeColor="text1"/>
          <w:u w:val="none"/>
          <w14:textFill>
            <w14:solidFill>
              <w14:schemeClr w14:val="tx1"/>
            </w14:solidFill>
          </w14:textFill>
        </w:rPr>
      </w:pPr>
      <w:ins w:id="594" w:author="Tejal Dalvi" w:date="2025-11-16T23:55:00Z">
        <w:r>
          <w:rPr>
            <w:rFonts w:hint="default" w:ascii="Calibri Light" w:hAnsi="Calibri Light" w:cs="Calibri Light"/>
            <w:b w:val="0"/>
            <w:bCs w:val="0"/>
            <w:color w:val="000000" w:themeColor="text1"/>
            <w:u w:val="none"/>
            <w14:textFill>
              <w14:solidFill>
                <w14:schemeClr w14:val="tx1"/>
              </w14:solidFill>
            </w14:textFill>
          </w:rPr>
          <w:t>2. Obfuscation</w:t>
        </w:r>
      </w:ins>
    </w:p>
    <w:p w14:paraId="1DF4877E">
      <w:pPr>
        <w:numPr>
          <w:ilvl w:val="0"/>
          <w:numId w:val="101"/>
        </w:numPr>
        <w:rPr>
          <w:ins w:id="595" w:author="Tejal Dalvi" w:date="2025-11-16T23:55:00Z"/>
          <w:rFonts w:hint="default" w:ascii="Calibri Light" w:hAnsi="Calibri Light" w:cs="Calibri Light"/>
          <w:b w:val="0"/>
          <w:bCs w:val="0"/>
          <w:color w:val="000000" w:themeColor="text1"/>
          <w:u w:val="none"/>
          <w14:textFill>
            <w14:solidFill>
              <w14:schemeClr w14:val="tx1"/>
            </w14:solidFill>
          </w14:textFill>
        </w:rPr>
      </w:pPr>
      <w:ins w:id="596" w:author="Tejal Dalvi" w:date="2025-11-16T23:55:00Z">
        <w:r>
          <w:rPr>
            <w:rFonts w:hint="default" w:ascii="Calibri Light" w:hAnsi="Calibri Light" w:cs="Calibri Light"/>
            <w:b w:val="0"/>
            <w:bCs w:val="0"/>
            <w:color w:val="000000" w:themeColor="text1"/>
            <w:u w:val="none"/>
            <w14:textFill>
              <w14:solidFill>
                <w14:schemeClr w14:val="tx1"/>
              </w14:solidFill>
            </w14:textFill>
          </w:rPr>
          <w:t>Modify the attack payload (encoding, encryption, unicode).</w:t>
        </w:r>
      </w:ins>
    </w:p>
    <w:p w14:paraId="48FEB54E">
      <w:pPr>
        <w:numPr>
          <w:ilvl w:val="0"/>
          <w:numId w:val="101"/>
        </w:numPr>
        <w:rPr>
          <w:ins w:id="597" w:author="Tejal Dalvi" w:date="2025-11-16T23:55:00Z"/>
          <w:rFonts w:hint="default" w:ascii="Calibri Light" w:hAnsi="Calibri Light" w:cs="Calibri Light"/>
          <w:b w:val="0"/>
          <w:bCs w:val="0"/>
          <w:color w:val="000000" w:themeColor="text1"/>
          <w:u w:val="none"/>
          <w14:textFill>
            <w14:solidFill>
              <w14:schemeClr w14:val="tx1"/>
            </w14:solidFill>
          </w14:textFill>
        </w:rPr>
      </w:pPr>
      <w:ins w:id="598" w:author="Tejal Dalvi" w:date="2025-11-16T23:55:00Z">
        <w:r>
          <w:rPr>
            <w:rFonts w:hint="default" w:ascii="Calibri Light" w:hAnsi="Calibri Light" w:cs="Calibri Light"/>
            <w:b w:val="0"/>
            <w:bCs w:val="0"/>
            <w:color w:val="000000" w:themeColor="text1"/>
            <w:u w:val="none"/>
            <w14:textFill>
              <w14:solidFill>
                <w14:schemeClr w14:val="tx1"/>
              </w14:solidFill>
            </w14:textFill>
          </w:rPr>
          <w:t>IDS cannot understand the payload.</w:t>
        </w:r>
      </w:ins>
    </w:p>
    <w:p w14:paraId="6E7E4494">
      <w:pPr>
        <w:rPr>
          <w:ins w:id="599" w:author="Tejal Dalvi" w:date="2025-11-16T23:55:00Z"/>
          <w:rFonts w:hint="default" w:ascii="Calibri Light" w:hAnsi="Calibri Light" w:cs="Calibri Light"/>
          <w:b w:val="0"/>
          <w:bCs w:val="0"/>
          <w:color w:val="000000" w:themeColor="text1"/>
          <w:u w:val="none"/>
          <w14:textFill>
            <w14:solidFill>
              <w14:schemeClr w14:val="tx1"/>
            </w14:solidFill>
          </w14:textFill>
        </w:rPr>
      </w:pPr>
      <w:ins w:id="600" w:author="Tejal Dalvi" w:date="2025-11-16T23:55:00Z">
        <w:r>
          <w:rPr>
            <w:rFonts w:hint="default" w:ascii="Calibri Light" w:hAnsi="Calibri Light" w:cs="Calibri Light"/>
            <w:b w:val="0"/>
            <w:bCs w:val="0"/>
            <w:color w:val="000000" w:themeColor="text1"/>
            <w:u w:val="none"/>
            <w14:textFill>
              <w14:solidFill>
                <w14:schemeClr w14:val="tx1"/>
              </w14:solidFill>
            </w14:textFill>
          </w:rPr>
          <w:t>3. Spoofing / IP Address Evasion</w:t>
        </w:r>
      </w:ins>
    </w:p>
    <w:p w14:paraId="7D19DA66">
      <w:pPr>
        <w:numPr>
          <w:ilvl w:val="0"/>
          <w:numId w:val="65"/>
        </w:numPr>
        <w:rPr>
          <w:ins w:id="601" w:author="Tejal Dalvi" w:date="2025-11-16T23:55:00Z"/>
          <w:rFonts w:hint="default" w:ascii="Calibri Light" w:hAnsi="Calibri Light" w:cs="Calibri Light"/>
          <w:b w:val="0"/>
          <w:bCs w:val="0"/>
          <w:color w:val="000000" w:themeColor="text1"/>
          <w:u w:val="none"/>
          <w14:textFill>
            <w14:solidFill>
              <w14:schemeClr w14:val="tx1"/>
            </w14:solidFill>
          </w14:textFill>
        </w:rPr>
      </w:pPr>
      <w:ins w:id="602" w:author="Tejal Dalvi" w:date="2025-11-16T23:55:00Z">
        <w:r>
          <w:rPr>
            <w:rFonts w:hint="default" w:ascii="Calibri Light" w:hAnsi="Calibri Light" w:cs="Calibri Light"/>
            <w:b w:val="0"/>
            <w:bCs w:val="0"/>
            <w:color w:val="000000" w:themeColor="text1"/>
            <w:u w:val="none"/>
            <w14:textFill>
              <w14:solidFill>
                <w14:schemeClr w14:val="tx1"/>
              </w14:solidFill>
            </w14:textFill>
          </w:rPr>
          <w:t>Use fake or random IP addresses.</w:t>
        </w:r>
      </w:ins>
    </w:p>
    <w:p w14:paraId="63DC65FA">
      <w:pPr>
        <w:numPr>
          <w:ilvl w:val="0"/>
          <w:numId w:val="65"/>
        </w:numPr>
        <w:ind w:left="720" w:hanging="360"/>
        <w:rPr>
          <w:ins w:id="603" w:author="Tejal Dalvi" w:date="2025-11-16T23:55:00Z"/>
          <w:rFonts w:hint="default" w:ascii="Calibri Light" w:hAnsi="Calibri Light" w:cs="Calibri Light"/>
          <w:b w:val="0"/>
          <w:bCs w:val="0"/>
          <w:color w:val="000000" w:themeColor="text1"/>
          <w:u w:val="none"/>
          <w14:textFill>
            <w14:solidFill>
              <w14:schemeClr w14:val="tx1"/>
            </w14:solidFill>
          </w14:textFill>
        </w:rPr>
      </w:pPr>
      <w:ins w:id="604" w:author="Tejal Dalvi" w:date="2025-11-16T23:55:00Z">
        <w:r>
          <w:rPr>
            <w:rFonts w:hint="default" w:ascii="Calibri Light" w:hAnsi="Calibri Light" w:cs="Calibri Light"/>
            <w:b w:val="0"/>
            <w:bCs w:val="0"/>
            <w:color w:val="000000" w:themeColor="text1"/>
            <w:u w:val="none"/>
            <w14:textFill>
              <w14:solidFill>
                <w14:schemeClr w14:val="tx1"/>
              </w14:solidFill>
            </w14:textFill>
          </w:rPr>
          <w:t>Makes it harder for IDS to track attacker.</w:t>
        </w:r>
      </w:ins>
    </w:p>
    <w:p w14:paraId="19410974">
      <w:pPr>
        <w:rPr>
          <w:ins w:id="605" w:author="Tejal Dalvi" w:date="2025-11-16T23:55:00Z"/>
          <w:rFonts w:hint="default" w:ascii="Calibri Light" w:hAnsi="Calibri Light" w:cs="Calibri Light"/>
          <w:b w:val="0"/>
          <w:bCs w:val="0"/>
          <w:color w:val="000000" w:themeColor="text1"/>
          <w:u w:val="none"/>
          <w14:textFill>
            <w14:solidFill>
              <w14:schemeClr w14:val="tx1"/>
            </w14:solidFill>
          </w14:textFill>
        </w:rPr>
      </w:pPr>
      <w:ins w:id="606" w:author="Tejal Dalvi" w:date="2025-11-16T23:55:00Z">
        <w:r>
          <w:rPr>
            <w:rFonts w:hint="default" w:ascii="Calibri Light" w:hAnsi="Calibri Light" w:cs="Calibri Light"/>
            <w:b w:val="0"/>
            <w:bCs w:val="0"/>
            <w:color w:val="000000" w:themeColor="text1"/>
            <w:u w:val="none"/>
            <w14:textFill>
              <w14:solidFill>
                <w14:schemeClr w14:val="tx1"/>
              </w14:solidFill>
            </w14:textFill>
          </w:rPr>
          <w:t>4. Session Splicing</w:t>
        </w:r>
      </w:ins>
    </w:p>
    <w:p w14:paraId="6F14749D">
      <w:pPr>
        <w:numPr>
          <w:ilvl w:val="0"/>
          <w:numId w:val="102"/>
        </w:numPr>
        <w:rPr>
          <w:ins w:id="607" w:author="Tejal Dalvi" w:date="2025-11-16T23:55:00Z"/>
          <w:rFonts w:hint="default" w:ascii="Calibri Light" w:hAnsi="Calibri Light" w:cs="Calibri Light"/>
          <w:b w:val="0"/>
          <w:bCs w:val="0"/>
          <w:color w:val="000000" w:themeColor="text1"/>
          <w:u w:val="none"/>
          <w14:textFill>
            <w14:solidFill>
              <w14:schemeClr w14:val="tx1"/>
            </w14:solidFill>
          </w14:textFill>
        </w:rPr>
      </w:pPr>
      <w:ins w:id="608" w:author="Tejal Dalvi" w:date="2025-11-16T23:55:00Z">
        <w:r>
          <w:rPr>
            <w:rFonts w:hint="default" w:ascii="Calibri Light" w:hAnsi="Calibri Light" w:cs="Calibri Light"/>
            <w:b w:val="0"/>
            <w:bCs w:val="0"/>
            <w:color w:val="000000" w:themeColor="text1"/>
            <w:u w:val="none"/>
            <w14:textFill>
              <w14:solidFill>
                <w14:schemeClr w14:val="tx1"/>
              </w14:solidFill>
            </w14:textFill>
          </w:rPr>
          <w:t>Split attack into small pieces sent over time.</w:t>
        </w:r>
      </w:ins>
    </w:p>
    <w:p w14:paraId="7ECAA431">
      <w:pPr>
        <w:numPr>
          <w:ilvl w:val="0"/>
          <w:numId w:val="102"/>
        </w:numPr>
        <w:rPr>
          <w:ins w:id="609" w:author="Tejal Dalvi" w:date="2025-11-16T23:55:00Z"/>
          <w:rFonts w:hint="default" w:ascii="Calibri Light" w:hAnsi="Calibri Light" w:cs="Calibri Light"/>
          <w:b w:val="0"/>
          <w:bCs w:val="0"/>
          <w:color w:val="000000" w:themeColor="text1"/>
          <w:u w:val="none"/>
          <w14:textFill>
            <w14:solidFill>
              <w14:schemeClr w14:val="tx1"/>
            </w14:solidFill>
          </w14:textFill>
        </w:rPr>
      </w:pPr>
      <w:ins w:id="610" w:author="Tejal Dalvi" w:date="2025-11-16T23:55:00Z">
        <w:r>
          <w:rPr>
            <w:rFonts w:hint="default" w:ascii="Calibri Light" w:hAnsi="Calibri Light" w:cs="Calibri Light"/>
            <w:b w:val="0"/>
            <w:bCs w:val="0"/>
            <w:color w:val="000000" w:themeColor="text1"/>
            <w:u w:val="none"/>
            <w14:textFill>
              <w14:solidFill>
                <w14:schemeClr w14:val="tx1"/>
              </w14:solidFill>
            </w14:textFill>
          </w:rPr>
          <w:t>Each piece looks harmless.</w:t>
        </w:r>
      </w:ins>
    </w:p>
    <w:p w14:paraId="3F09E110">
      <w:pPr>
        <w:rPr>
          <w:ins w:id="611" w:author="Tejal Dalvi" w:date="2025-11-16T23:55:00Z"/>
          <w:rFonts w:hint="default" w:ascii="Calibri Light" w:hAnsi="Calibri Light" w:cs="Calibri Light"/>
          <w:b w:val="0"/>
          <w:bCs w:val="0"/>
          <w:color w:val="000000" w:themeColor="text1"/>
          <w:u w:val="none"/>
          <w14:textFill>
            <w14:solidFill>
              <w14:schemeClr w14:val="tx1"/>
            </w14:solidFill>
          </w14:textFill>
        </w:rPr>
      </w:pPr>
      <w:ins w:id="612" w:author="Tejal Dalvi" w:date="2025-11-16T23:55:00Z">
        <w:r>
          <w:rPr>
            <w:rFonts w:hint="default" w:ascii="Calibri Light" w:hAnsi="Calibri Light" w:cs="Calibri Light"/>
            <w:b w:val="0"/>
            <w:bCs w:val="0"/>
            <w:color w:val="000000" w:themeColor="text1"/>
            <w:u w:val="none"/>
            <w14:textFill>
              <w14:solidFill>
                <w14:schemeClr w14:val="tx1"/>
              </w14:solidFill>
            </w14:textFill>
          </w:rPr>
          <w:t>5. Polymorphic Shellcode</w:t>
        </w:r>
      </w:ins>
    </w:p>
    <w:p w14:paraId="790C06FD">
      <w:pPr>
        <w:numPr>
          <w:ilvl w:val="0"/>
          <w:numId w:val="103"/>
        </w:numPr>
        <w:rPr>
          <w:ins w:id="613" w:author="Tejal Dalvi" w:date="2025-11-16T23:55:00Z"/>
          <w:rFonts w:hint="default" w:ascii="Calibri Light" w:hAnsi="Calibri Light" w:cs="Calibri Light"/>
          <w:b w:val="0"/>
          <w:bCs w:val="0"/>
          <w:color w:val="000000" w:themeColor="text1"/>
          <w:u w:val="none"/>
          <w14:textFill>
            <w14:solidFill>
              <w14:schemeClr w14:val="tx1"/>
            </w14:solidFill>
          </w14:textFill>
        </w:rPr>
      </w:pPr>
      <w:ins w:id="614" w:author="Tejal Dalvi" w:date="2025-11-16T23:55:00Z">
        <w:r>
          <w:rPr>
            <w:rFonts w:hint="default" w:ascii="Calibri Light" w:hAnsi="Calibri Light" w:cs="Calibri Light"/>
            <w:b w:val="0"/>
            <w:bCs w:val="0"/>
            <w:color w:val="000000" w:themeColor="text1"/>
            <w:u w:val="none"/>
            <w14:textFill>
              <w14:solidFill>
                <w14:schemeClr w14:val="tx1"/>
              </w14:solidFill>
            </w14:textFill>
          </w:rPr>
          <w:t>Shellcode changes its pattern every time.</w:t>
        </w:r>
      </w:ins>
    </w:p>
    <w:p w14:paraId="5D75127E">
      <w:pPr>
        <w:numPr>
          <w:ilvl w:val="0"/>
          <w:numId w:val="103"/>
        </w:numPr>
        <w:rPr>
          <w:ins w:id="615" w:author="Tejal Dalvi" w:date="2025-11-16T23:55:00Z"/>
          <w:rFonts w:hint="default" w:ascii="Calibri Light" w:hAnsi="Calibri Light" w:cs="Calibri Light"/>
          <w:b w:val="0"/>
          <w:bCs w:val="0"/>
          <w:color w:val="000000" w:themeColor="text1"/>
          <w:u w:val="none"/>
          <w14:textFill>
            <w14:solidFill>
              <w14:schemeClr w14:val="tx1"/>
            </w14:solidFill>
          </w14:textFill>
        </w:rPr>
      </w:pPr>
      <w:ins w:id="616" w:author="Tejal Dalvi" w:date="2025-11-16T23:55:00Z">
        <w:r>
          <w:rPr>
            <w:rFonts w:hint="default" w:ascii="Calibri Light" w:hAnsi="Calibri Light" w:cs="Calibri Light"/>
            <w:b w:val="0"/>
            <w:bCs w:val="0"/>
            <w:color w:val="000000" w:themeColor="text1"/>
            <w:u w:val="none"/>
            <w14:textFill>
              <w14:solidFill>
                <w14:schemeClr w14:val="tx1"/>
              </w14:solidFill>
            </w14:textFill>
          </w:rPr>
          <w:t>Signature-based IDS cannot detect.</w:t>
        </w:r>
      </w:ins>
    </w:p>
    <w:p w14:paraId="6F534BE7">
      <w:pPr>
        <w:rPr>
          <w:ins w:id="617" w:author="Tejal Dalvi" w:date="2025-11-16T23:55:00Z"/>
          <w:rFonts w:hint="default" w:ascii="Calibri Light" w:hAnsi="Calibri Light" w:cs="Calibri Light"/>
          <w:b w:val="0"/>
          <w:bCs w:val="0"/>
          <w:color w:val="000000" w:themeColor="text1"/>
          <w:u w:val="none"/>
          <w14:textFill>
            <w14:solidFill>
              <w14:schemeClr w14:val="tx1"/>
            </w14:solidFill>
          </w14:textFill>
        </w:rPr>
      </w:pPr>
      <w:ins w:id="618" w:author="Tejal Dalvi" w:date="2025-11-16T23:55:00Z">
        <w:r>
          <w:rPr>
            <w:rFonts w:hint="default" w:ascii="Calibri Light" w:hAnsi="Calibri Light" w:cs="Calibri Light"/>
            <w:b w:val="0"/>
            <w:bCs w:val="0"/>
            <w:color w:val="000000" w:themeColor="text1"/>
            <w:u w:val="none"/>
            <w14:textFill>
              <w14:solidFill>
                <w14:schemeClr w14:val="tx1"/>
              </w14:solidFill>
            </w14:textFill>
          </w:rPr>
          <w:t>6. Using Encrypted Channels</w:t>
        </w:r>
      </w:ins>
    </w:p>
    <w:p w14:paraId="6993DED7">
      <w:pPr>
        <w:numPr>
          <w:ilvl w:val="0"/>
          <w:numId w:val="71"/>
        </w:numPr>
        <w:rPr>
          <w:ins w:id="619" w:author="Tejal Dalvi" w:date="2025-11-16T23:55:00Z"/>
          <w:rFonts w:hint="default" w:ascii="Calibri Light" w:hAnsi="Calibri Light" w:cs="Calibri Light"/>
          <w:b w:val="0"/>
          <w:bCs w:val="0"/>
          <w:color w:val="000000" w:themeColor="text1"/>
          <w:u w:val="none"/>
          <w14:textFill>
            <w14:solidFill>
              <w14:schemeClr w14:val="tx1"/>
            </w14:solidFill>
          </w14:textFill>
        </w:rPr>
      </w:pPr>
      <w:ins w:id="620" w:author="Tejal Dalvi" w:date="2025-11-16T23:55:00Z">
        <w:r>
          <w:rPr>
            <w:rFonts w:hint="default" w:ascii="Calibri Light" w:hAnsi="Calibri Light" w:cs="Calibri Light"/>
            <w:b w:val="0"/>
            <w:bCs w:val="0"/>
            <w:color w:val="000000" w:themeColor="text1"/>
            <w:u w:val="none"/>
            <w14:textFill>
              <w14:solidFill>
                <w14:schemeClr w14:val="tx1"/>
              </w14:solidFill>
            </w14:textFill>
          </w:rPr>
          <w:t>Use SSL/HTTPS/VPN.</w:t>
        </w:r>
      </w:ins>
    </w:p>
    <w:p w14:paraId="68D8DD1B">
      <w:pPr>
        <w:numPr>
          <w:ilvl w:val="0"/>
          <w:numId w:val="71"/>
        </w:numPr>
        <w:ind w:left="720" w:hanging="360"/>
        <w:rPr>
          <w:ins w:id="621" w:author="Tejal Dalvi" w:date="2025-11-16T23:55:00Z"/>
          <w:rFonts w:hint="default" w:ascii="Calibri Light" w:hAnsi="Calibri Light" w:cs="Calibri Light"/>
          <w:b w:val="0"/>
          <w:bCs w:val="0"/>
          <w:color w:val="000000" w:themeColor="text1"/>
          <w:u w:val="none"/>
          <w14:textFill>
            <w14:solidFill>
              <w14:schemeClr w14:val="tx1"/>
            </w14:solidFill>
          </w14:textFill>
        </w:rPr>
      </w:pPr>
      <w:ins w:id="622" w:author="Tejal Dalvi" w:date="2025-11-16T23:55:00Z">
        <w:r>
          <w:rPr>
            <w:rFonts w:hint="default" w:ascii="Calibri Light" w:hAnsi="Calibri Light" w:cs="Calibri Light"/>
            <w:b w:val="0"/>
            <w:bCs w:val="0"/>
            <w:color w:val="000000" w:themeColor="text1"/>
            <w:u w:val="none"/>
            <w14:textFill>
              <w14:solidFill>
                <w14:schemeClr w14:val="tx1"/>
              </w14:solidFill>
            </w14:textFill>
          </w:rPr>
          <w:t>IDS cannot see decrypted data.</w:t>
        </w:r>
      </w:ins>
    </w:p>
    <w:p w14:paraId="62A75070">
      <w:pPr>
        <w:rPr>
          <w:ins w:id="623" w:author="Tejal Dalvi" w:date="2025-11-16T23:55:00Z"/>
          <w:rFonts w:hint="default" w:ascii="Calibri Light" w:hAnsi="Calibri Light" w:cs="Calibri Light"/>
          <w:b w:val="0"/>
          <w:bCs w:val="0"/>
          <w:color w:val="000000" w:themeColor="text1"/>
          <w:u w:val="none"/>
          <w14:textFill>
            <w14:solidFill>
              <w14:schemeClr w14:val="tx1"/>
            </w14:solidFill>
          </w14:textFill>
        </w:rPr>
      </w:pPr>
      <w:ins w:id="624" w:author="Tejal Dalvi" w:date="2025-11-16T23:55:00Z">
        <w:r>
          <w:rPr>
            <w:rFonts w:hint="default" w:ascii="Calibri Light" w:hAnsi="Calibri Light" w:cs="Calibri Light"/>
            <w:b w:val="0"/>
            <w:bCs w:val="0"/>
            <w:color w:val="000000" w:themeColor="text1"/>
            <w:u w:val="none"/>
            <w14:textFill>
              <w14:solidFill>
                <w14:schemeClr w14:val="tx1"/>
              </w14:solidFill>
            </w14:textFill>
          </w:rPr>
          <w:t>7. Avoiding Default Ports</w:t>
        </w:r>
      </w:ins>
    </w:p>
    <w:p w14:paraId="47C5CDA7">
      <w:pPr>
        <w:numPr>
          <w:ilvl w:val="0"/>
          <w:numId w:val="104"/>
        </w:numPr>
        <w:rPr>
          <w:ins w:id="625" w:author="Tejal Dalvi" w:date="2025-11-16T23:55:00Z"/>
          <w:rFonts w:hint="default" w:ascii="Calibri Light" w:hAnsi="Calibri Light" w:cs="Calibri Light"/>
          <w:b w:val="0"/>
          <w:bCs w:val="0"/>
          <w:color w:val="000000" w:themeColor="text1"/>
          <w:u w:val="none"/>
          <w14:textFill>
            <w14:solidFill>
              <w14:schemeClr w14:val="tx1"/>
            </w14:solidFill>
          </w14:textFill>
        </w:rPr>
      </w:pPr>
      <w:ins w:id="626" w:author="Tejal Dalvi" w:date="2025-11-16T23:55:00Z">
        <w:r>
          <w:rPr>
            <w:rFonts w:hint="default" w:ascii="Calibri Light" w:hAnsi="Calibri Light" w:cs="Calibri Light"/>
            <w:b w:val="0"/>
            <w:bCs w:val="0"/>
            <w:color w:val="000000" w:themeColor="text1"/>
            <w:u w:val="none"/>
            <w14:textFill>
              <w14:solidFill>
                <w14:schemeClr w14:val="tx1"/>
              </w14:solidFill>
            </w14:textFill>
          </w:rPr>
          <w:t>Use uncommon or high-numbered ports.</w:t>
        </w:r>
      </w:ins>
    </w:p>
    <w:p w14:paraId="0A6F47E7">
      <w:pPr>
        <w:numPr>
          <w:ilvl w:val="0"/>
          <w:numId w:val="104"/>
        </w:numPr>
        <w:rPr>
          <w:ins w:id="627" w:author="Tejal Dalvi" w:date="2025-11-16T23:55:00Z"/>
          <w:rFonts w:hint="default" w:ascii="Calibri Light" w:hAnsi="Calibri Light" w:cs="Calibri Light"/>
          <w:b w:val="0"/>
          <w:bCs w:val="0"/>
          <w:color w:val="000000" w:themeColor="text1"/>
          <w:u w:val="none"/>
          <w14:textFill>
            <w14:solidFill>
              <w14:schemeClr w14:val="tx1"/>
            </w14:solidFill>
          </w14:textFill>
        </w:rPr>
      </w:pPr>
      <w:ins w:id="628" w:author="Tejal Dalvi" w:date="2025-11-16T23:55:00Z">
        <w:r>
          <w:rPr>
            <w:rFonts w:hint="default" w:ascii="Calibri Light" w:hAnsi="Calibri Light" w:cs="Calibri Light"/>
            <w:b w:val="0"/>
            <w:bCs w:val="0"/>
            <w:color w:val="000000" w:themeColor="text1"/>
            <w:u w:val="none"/>
            <w14:textFill>
              <w14:solidFill>
                <w14:schemeClr w14:val="tx1"/>
              </w14:solidFill>
            </w14:textFill>
          </w:rPr>
          <w:t>Bypass simple IDS rules.</w:t>
        </w:r>
      </w:ins>
    </w:p>
    <w:p w14:paraId="6A26204A">
      <w:pPr>
        <w:rPr>
          <w:ins w:id="629" w:author="Tejal Dalvi" w:date="2025-11-16T23:55:00Z"/>
          <w:rFonts w:hint="default" w:ascii="Calibri Light" w:hAnsi="Calibri Light" w:cs="Calibri Light"/>
          <w:b w:val="0"/>
          <w:bCs w:val="0"/>
          <w:color w:val="000000" w:themeColor="text1"/>
          <w:u w:val="none"/>
          <w14:textFill>
            <w14:solidFill>
              <w14:schemeClr w14:val="tx1"/>
            </w14:solidFill>
          </w14:textFill>
        </w:rPr>
      </w:pPr>
      <w:ins w:id="630" w:author="Tejal Dalvi" w:date="2025-11-16T23:55:00Z">
        <w:r>
          <w:rPr>
            <w:rFonts w:hint="default" w:ascii="Calibri Light" w:hAnsi="Calibri Light" w:cs="Calibri Light"/>
            <w:b w:val="0"/>
            <w:bCs w:val="0"/>
            <w:color w:val="000000" w:themeColor="text1"/>
            <w:u w:val="none"/>
            <w14:textFill>
              <w14:solidFill>
                <w14:schemeClr w14:val="tx1"/>
              </w14:solidFill>
            </w14:textFill>
          </w:rPr>
          <w:t>8. Flooding IDS</w:t>
        </w:r>
      </w:ins>
    </w:p>
    <w:p w14:paraId="53B199A3">
      <w:pPr>
        <w:numPr>
          <w:ilvl w:val="0"/>
          <w:numId w:val="105"/>
        </w:numPr>
        <w:rPr>
          <w:ins w:id="631" w:author="Tejal Dalvi" w:date="2025-11-16T23:55:00Z"/>
          <w:rFonts w:hint="default" w:ascii="Calibri Light" w:hAnsi="Calibri Light" w:cs="Calibri Light"/>
          <w:b w:val="0"/>
          <w:bCs w:val="0"/>
          <w:color w:val="000000" w:themeColor="text1"/>
          <w:u w:val="none"/>
          <w14:textFill>
            <w14:solidFill>
              <w14:schemeClr w14:val="tx1"/>
            </w14:solidFill>
          </w14:textFill>
        </w:rPr>
      </w:pPr>
      <w:ins w:id="632" w:author="Tejal Dalvi" w:date="2025-11-16T23:55:00Z">
        <w:r>
          <w:rPr>
            <w:rFonts w:hint="default" w:ascii="Calibri Light" w:hAnsi="Calibri Light" w:cs="Calibri Light"/>
            <w:b w:val="0"/>
            <w:bCs w:val="0"/>
            <w:color w:val="000000" w:themeColor="text1"/>
            <w:u w:val="none"/>
            <w14:textFill>
              <w14:solidFill>
                <w14:schemeClr w14:val="tx1"/>
              </w14:solidFill>
            </w14:textFill>
          </w:rPr>
          <w:t>Overwhelm IDS with junk traffic → IDS misses real attack.</w:t>
        </w:r>
      </w:ins>
    </w:p>
    <w:p w14:paraId="5F5FEB7D">
      <w:pPr>
        <w:rPr>
          <w:ins w:id="633" w:author="Tejal Dalvi" w:date="2025-11-16T23:55:00Z"/>
          <w:rFonts w:hint="default" w:ascii="Calibri Light" w:hAnsi="Calibri Light" w:cs="Calibri Light"/>
          <w:b w:val="0"/>
          <w:bCs w:val="0"/>
          <w:color w:val="000000" w:themeColor="text1"/>
          <w:u w:val="none"/>
          <w14:textFill>
            <w14:solidFill>
              <w14:schemeClr w14:val="tx1"/>
            </w14:solidFill>
          </w14:textFill>
        </w:rPr>
      </w:pPr>
      <w:ins w:id="634" w:author="Tejal Dalvi" w:date="2025-11-16T23:55:00Z">
        <w:r>
          <w:rPr>
            <w:rFonts w:hint="default" w:ascii="Calibri Light" w:hAnsi="Calibri Light" w:cs="Calibri Light"/>
            <w:b w:val="0"/>
            <w:bCs w:val="0"/>
            <w:color w:val="000000" w:themeColor="text1"/>
            <w:u w:val="none"/>
            <w14:textFill>
              <w14:solidFill>
                <w14:schemeClr w14:val="tx1"/>
              </w14:solidFill>
            </w14:textFill>
          </w:rPr>
          <w:t>2. Banner Grabbing (Definition + Tools)</w:t>
        </w:r>
      </w:ins>
    </w:p>
    <w:p w14:paraId="7DD9FC1D">
      <w:pPr>
        <w:rPr>
          <w:ins w:id="635" w:author="Tejal Dalvi" w:date="2025-11-16T23:55:00Z"/>
          <w:rFonts w:hint="default" w:ascii="Calibri Light" w:hAnsi="Calibri Light" w:cs="Calibri Light"/>
          <w:b w:val="0"/>
          <w:bCs w:val="0"/>
          <w:color w:val="000000" w:themeColor="text1"/>
          <w:u w:val="none"/>
          <w14:textFill>
            <w14:solidFill>
              <w14:schemeClr w14:val="tx1"/>
            </w14:solidFill>
          </w14:textFill>
        </w:rPr>
      </w:pPr>
      <w:ins w:id="636" w:author="Tejal Dalvi" w:date="2025-11-16T23:55:00Z">
        <w:r>
          <w:rPr>
            <w:rFonts w:hint="default" w:ascii="Calibri Light" w:hAnsi="Calibri Light" w:cs="Calibri Light"/>
            <w:b w:val="0"/>
            <w:bCs w:val="0"/>
            <w:color w:val="000000" w:themeColor="text1"/>
            <w:u w:val="none"/>
            <w14:textFill>
              <w14:solidFill>
                <w14:schemeClr w14:val="tx1"/>
              </w14:solidFill>
            </w14:textFill>
          </w:rPr>
          <w:t>Definition</w:t>
        </w:r>
      </w:ins>
    </w:p>
    <w:p w14:paraId="2EA9DF58">
      <w:pPr>
        <w:rPr>
          <w:ins w:id="637" w:author="Tejal Dalvi" w:date="2025-11-16T23:55:00Z"/>
          <w:rFonts w:hint="default" w:ascii="Calibri Light" w:hAnsi="Calibri Light" w:cs="Calibri Light"/>
          <w:b w:val="0"/>
          <w:bCs w:val="0"/>
          <w:color w:val="000000" w:themeColor="text1"/>
          <w:u w:val="none"/>
          <w14:textFill>
            <w14:solidFill>
              <w14:schemeClr w14:val="tx1"/>
            </w14:solidFill>
          </w14:textFill>
        </w:rPr>
      </w:pPr>
      <w:ins w:id="638" w:author="Tejal Dalvi" w:date="2025-11-16T23:55:00Z">
        <w:r>
          <w:rPr>
            <w:rFonts w:hint="default" w:ascii="Calibri Light" w:hAnsi="Calibri Light" w:cs="Calibri Light"/>
            <w:b w:val="0"/>
            <w:bCs w:val="0"/>
            <w:color w:val="000000" w:themeColor="text1"/>
            <w:u w:val="none"/>
            <w14:textFill>
              <w14:solidFill>
                <w14:schemeClr w14:val="tx1"/>
              </w14:solidFill>
            </w14:textFill>
          </w:rPr>
          <w:t>Banner grabbing is the process of collecting information about a system or service by reading response messages (banners) sent by applications.</w:t>
        </w:r>
      </w:ins>
    </w:p>
    <w:p w14:paraId="45EA01B8">
      <w:pPr>
        <w:rPr>
          <w:ins w:id="639" w:author="Tejal Dalvi" w:date="2025-11-16T23:55:00Z"/>
          <w:rFonts w:hint="default" w:ascii="Calibri Light" w:hAnsi="Calibri Light" w:cs="Calibri Light"/>
          <w:b w:val="0"/>
          <w:bCs w:val="0"/>
          <w:color w:val="000000" w:themeColor="text1"/>
          <w:u w:val="none"/>
          <w14:textFill>
            <w14:solidFill>
              <w14:schemeClr w14:val="tx1"/>
            </w14:solidFill>
          </w14:textFill>
        </w:rPr>
      </w:pPr>
      <w:ins w:id="640" w:author="Tejal Dalvi" w:date="2025-11-16T23:55:00Z">
        <w:r>
          <w:rPr>
            <w:rFonts w:hint="default" w:ascii="Calibri Light" w:hAnsi="Calibri Light" w:cs="Calibri Light"/>
            <w:b w:val="0"/>
            <w:bCs w:val="0"/>
            <w:color w:val="000000" w:themeColor="text1"/>
            <w:u w:val="none"/>
            <w14:textFill>
              <w14:solidFill>
                <w14:schemeClr w14:val="tx1"/>
              </w14:solidFill>
            </w14:textFill>
          </w:rPr>
          <w:t>What information does a banner contain?</w:t>
        </w:r>
      </w:ins>
    </w:p>
    <w:p w14:paraId="3D50C603">
      <w:pPr>
        <w:numPr>
          <w:ilvl w:val="0"/>
          <w:numId w:val="106"/>
        </w:numPr>
        <w:rPr>
          <w:ins w:id="641" w:author="Tejal Dalvi" w:date="2025-11-16T23:55:00Z"/>
          <w:rFonts w:hint="default" w:ascii="Calibri Light" w:hAnsi="Calibri Light" w:cs="Calibri Light"/>
          <w:b w:val="0"/>
          <w:bCs w:val="0"/>
          <w:color w:val="000000" w:themeColor="text1"/>
          <w:u w:val="none"/>
          <w14:textFill>
            <w14:solidFill>
              <w14:schemeClr w14:val="tx1"/>
            </w14:solidFill>
          </w14:textFill>
        </w:rPr>
      </w:pPr>
      <w:ins w:id="642" w:author="Tejal Dalvi" w:date="2025-11-16T23:55:00Z">
        <w:r>
          <w:rPr>
            <w:rFonts w:hint="default" w:ascii="Calibri Light" w:hAnsi="Calibri Light" w:cs="Calibri Light"/>
            <w:b w:val="0"/>
            <w:bCs w:val="0"/>
            <w:color w:val="000000" w:themeColor="text1"/>
            <w:u w:val="none"/>
            <w14:textFill>
              <w14:solidFill>
                <w14:schemeClr w14:val="tx1"/>
              </w14:solidFill>
            </w14:textFill>
          </w:rPr>
          <w:t>OS version</w:t>
        </w:r>
      </w:ins>
    </w:p>
    <w:p w14:paraId="5EC93695">
      <w:pPr>
        <w:numPr>
          <w:ilvl w:val="0"/>
          <w:numId w:val="106"/>
        </w:numPr>
        <w:rPr>
          <w:ins w:id="643" w:author="Tejal Dalvi" w:date="2025-11-16T23:55:00Z"/>
          <w:rFonts w:hint="default" w:ascii="Calibri Light" w:hAnsi="Calibri Light" w:cs="Calibri Light"/>
          <w:b w:val="0"/>
          <w:bCs w:val="0"/>
          <w:color w:val="000000" w:themeColor="text1"/>
          <w:u w:val="none"/>
          <w14:textFill>
            <w14:solidFill>
              <w14:schemeClr w14:val="tx1"/>
            </w14:solidFill>
          </w14:textFill>
        </w:rPr>
      </w:pPr>
      <w:ins w:id="644" w:author="Tejal Dalvi" w:date="2025-11-16T23:55:00Z">
        <w:r>
          <w:rPr>
            <w:rFonts w:hint="default" w:ascii="Calibri Light" w:hAnsi="Calibri Light" w:cs="Calibri Light"/>
            <w:b w:val="0"/>
            <w:bCs w:val="0"/>
            <w:color w:val="000000" w:themeColor="text1"/>
            <w:u w:val="none"/>
            <w14:textFill>
              <w14:solidFill>
                <w14:schemeClr w14:val="tx1"/>
              </w14:solidFill>
            </w14:textFill>
          </w:rPr>
          <w:t>Web server type</w:t>
        </w:r>
      </w:ins>
    </w:p>
    <w:p w14:paraId="683FD5A2">
      <w:pPr>
        <w:numPr>
          <w:ilvl w:val="0"/>
          <w:numId w:val="106"/>
        </w:numPr>
        <w:rPr>
          <w:ins w:id="645" w:author="Tejal Dalvi" w:date="2025-11-16T23:55:00Z"/>
          <w:rFonts w:hint="default" w:ascii="Calibri Light" w:hAnsi="Calibri Light" w:cs="Calibri Light"/>
          <w:b w:val="0"/>
          <w:bCs w:val="0"/>
          <w:color w:val="000000" w:themeColor="text1"/>
          <w:u w:val="none"/>
          <w14:textFill>
            <w14:solidFill>
              <w14:schemeClr w14:val="tx1"/>
            </w14:solidFill>
          </w14:textFill>
        </w:rPr>
      </w:pPr>
      <w:ins w:id="646" w:author="Tejal Dalvi" w:date="2025-11-16T23:55:00Z">
        <w:r>
          <w:rPr>
            <w:rFonts w:hint="default" w:ascii="Calibri Light" w:hAnsi="Calibri Light" w:cs="Calibri Light"/>
            <w:b w:val="0"/>
            <w:bCs w:val="0"/>
            <w:color w:val="000000" w:themeColor="text1"/>
            <w:u w:val="none"/>
            <w14:textFill>
              <w14:solidFill>
                <w14:schemeClr w14:val="tx1"/>
              </w14:solidFill>
            </w14:textFill>
          </w:rPr>
          <w:t>Service version (FTP, SMTP, SSH)</w:t>
        </w:r>
      </w:ins>
    </w:p>
    <w:p w14:paraId="73F38A14">
      <w:pPr>
        <w:numPr>
          <w:ilvl w:val="0"/>
          <w:numId w:val="106"/>
        </w:numPr>
        <w:rPr>
          <w:ins w:id="647" w:author="Tejal Dalvi" w:date="2025-11-16T23:55:00Z"/>
          <w:rFonts w:hint="default" w:ascii="Calibri Light" w:hAnsi="Calibri Light" w:cs="Calibri Light"/>
          <w:b w:val="0"/>
          <w:bCs w:val="0"/>
          <w:color w:val="000000" w:themeColor="text1"/>
          <w:u w:val="none"/>
          <w14:textFill>
            <w14:solidFill>
              <w14:schemeClr w14:val="tx1"/>
            </w14:solidFill>
          </w14:textFill>
        </w:rPr>
      </w:pPr>
      <w:ins w:id="648" w:author="Tejal Dalvi" w:date="2025-11-16T23:55:00Z">
        <w:r>
          <w:rPr>
            <w:rFonts w:hint="default" w:ascii="Calibri Light" w:hAnsi="Calibri Light" w:cs="Calibri Light"/>
            <w:b w:val="0"/>
            <w:bCs w:val="0"/>
            <w:color w:val="000000" w:themeColor="text1"/>
            <w:u w:val="none"/>
            <w14:textFill>
              <w14:solidFill>
                <w14:schemeClr w14:val="tx1"/>
              </w14:solidFill>
            </w14:textFill>
          </w:rPr>
          <w:t>Application name</w:t>
        </w:r>
      </w:ins>
    </w:p>
    <w:p w14:paraId="6105267D">
      <w:pPr>
        <w:numPr>
          <w:ilvl w:val="0"/>
          <w:numId w:val="106"/>
        </w:numPr>
        <w:rPr>
          <w:ins w:id="649" w:author="Tejal Dalvi" w:date="2025-11-16T23:55:00Z"/>
          <w:rFonts w:hint="default" w:ascii="Calibri Light" w:hAnsi="Calibri Light" w:cs="Calibri Light"/>
          <w:b w:val="0"/>
          <w:bCs w:val="0"/>
          <w:color w:val="000000" w:themeColor="text1"/>
          <w:u w:val="none"/>
          <w14:textFill>
            <w14:solidFill>
              <w14:schemeClr w14:val="tx1"/>
            </w14:solidFill>
          </w14:textFill>
        </w:rPr>
      </w:pPr>
      <w:ins w:id="650" w:author="Tejal Dalvi" w:date="2025-11-16T23:55:00Z">
        <w:r>
          <w:rPr>
            <w:rFonts w:hint="default" w:ascii="Calibri Light" w:hAnsi="Calibri Light" w:cs="Calibri Light"/>
            <w:b w:val="0"/>
            <w:bCs w:val="0"/>
            <w:color w:val="000000" w:themeColor="text1"/>
            <w:u w:val="none"/>
            <w14:textFill>
              <w14:solidFill>
                <w14:schemeClr w14:val="tx1"/>
              </w14:solidFill>
            </w14:textFill>
          </w:rPr>
          <w:t>Security patches</w:t>
        </w:r>
      </w:ins>
    </w:p>
    <w:p w14:paraId="1DA261C1">
      <w:pPr>
        <w:rPr>
          <w:ins w:id="651" w:author="Tejal Dalvi" w:date="2025-11-16T23:55:00Z"/>
          <w:rFonts w:hint="default" w:ascii="Calibri Light" w:hAnsi="Calibri Light" w:cs="Calibri Light"/>
          <w:b w:val="0"/>
          <w:bCs w:val="0"/>
          <w:color w:val="000000" w:themeColor="text1"/>
          <w:u w:val="none"/>
          <w14:textFill>
            <w14:solidFill>
              <w14:schemeClr w14:val="tx1"/>
            </w14:solidFill>
          </w14:textFill>
        </w:rPr>
      </w:pPr>
      <w:ins w:id="652" w:author="Tejal Dalvi" w:date="2025-11-16T23:55:00Z">
        <w:r>
          <w:rPr>
            <w:rFonts w:hint="default" w:ascii="Calibri Light" w:hAnsi="Calibri Light" w:cs="Calibri Light"/>
            <w:b w:val="0"/>
            <w:bCs w:val="0"/>
            <w:color w:val="000000" w:themeColor="text1"/>
            <w:u w:val="none"/>
            <w14:textFill>
              <w14:solidFill>
                <w14:schemeClr w14:val="tx1"/>
              </w14:solidFill>
            </w14:textFill>
          </w:rPr>
          <w:t>Types</w:t>
        </w:r>
      </w:ins>
    </w:p>
    <w:p w14:paraId="798CE281">
      <w:pPr>
        <w:numPr>
          <w:ilvl w:val="0"/>
          <w:numId w:val="107"/>
        </w:numPr>
        <w:rPr>
          <w:ins w:id="653" w:author="Tejal Dalvi" w:date="2025-11-16T23:55:00Z"/>
          <w:rFonts w:hint="default" w:ascii="Calibri Light" w:hAnsi="Calibri Light" w:cs="Calibri Light"/>
          <w:b w:val="0"/>
          <w:bCs w:val="0"/>
          <w:color w:val="000000" w:themeColor="text1"/>
          <w:u w:val="none"/>
          <w14:textFill>
            <w14:solidFill>
              <w14:schemeClr w14:val="tx1"/>
            </w14:solidFill>
          </w14:textFill>
        </w:rPr>
      </w:pPr>
      <w:ins w:id="654" w:author="Tejal Dalvi" w:date="2025-11-16T23:55:00Z">
        <w:r>
          <w:rPr>
            <w:rFonts w:hint="default" w:ascii="Calibri Light" w:hAnsi="Calibri Light" w:cs="Calibri Light"/>
            <w:b w:val="0"/>
            <w:bCs w:val="0"/>
            <w:color w:val="000000" w:themeColor="text1"/>
            <w:u w:val="none"/>
            <w14:textFill>
              <w14:solidFill>
                <w14:schemeClr w14:val="tx1"/>
              </w14:solidFill>
            </w14:textFill>
          </w:rPr>
          <w:t>Active Banner Grabbing – sends packets to force victim to respond.</w:t>
        </w:r>
      </w:ins>
    </w:p>
    <w:p w14:paraId="2CDA7450">
      <w:pPr>
        <w:numPr>
          <w:ilvl w:val="0"/>
          <w:numId w:val="107"/>
        </w:numPr>
        <w:rPr>
          <w:ins w:id="655" w:author="Tejal Dalvi" w:date="2025-11-16T23:55:00Z"/>
          <w:rFonts w:hint="default" w:ascii="Calibri Light" w:hAnsi="Calibri Light" w:cs="Calibri Light"/>
          <w:b w:val="0"/>
          <w:bCs w:val="0"/>
          <w:color w:val="000000" w:themeColor="text1"/>
          <w:u w:val="none"/>
          <w14:textFill>
            <w14:solidFill>
              <w14:schemeClr w14:val="tx1"/>
            </w14:solidFill>
          </w14:textFill>
        </w:rPr>
      </w:pPr>
      <w:ins w:id="656" w:author="Tejal Dalvi" w:date="2025-11-16T23:55:00Z">
        <w:r>
          <w:rPr>
            <w:rFonts w:hint="default" w:ascii="Calibri Light" w:hAnsi="Calibri Light" w:cs="Calibri Light"/>
            <w:b w:val="0"/>
            <w:bCs w:val="0"/>
            <w:color w:val="000000" w:themeColor="text1"/>
            <w:u w:val="none"/>
            <w14:textFill>
              <w14:solidFill>
                <w14:schemeClr w14:val="tx1"/>
              </w14:solidFill>
            </w14:textFill>
          </w:rPr>
          <w:t>Passive Banner Grabbing – listens to network traffic without interacting.</w:t>
        </w:r>
      </w:ins>
    </w:p>
    <w:p w14:paraId="53ACE7DE">
      <w:pPr>
        <w:rPr>
          <w:ins w:id="657" w:author="Tejal Dalvi" w:date="2025-11-16T23:55:00Z"/>
          <w:rFonts w:hint="default" w:ascii="Calibri Light" w:hAnsi="Calibri Light" w:cs="Calibri Light"/>
          <w:b w:val="0"/>
          <w:bCs w:val="0"/>
          <w:color w:val="000000" w:themeColor="text1"/>
          <w:u w:val="none"/>
          <w14:textFill>
            <w14:solidFill>
              <w14:schemeClr w14:val="tx1"/>
            </w14:solidFill>
          </w14:textFill>
        </w:rPr>
      </w:pPr>
      <w:ins w:id="658" w:author="Tejal Dalvi" w:date="2025-11-16T23:55:00Z">
        <w:r>
          <w:rPr>
            <w:rFonts w:hint="default" w:ascii="Calibri Light" w:hAnsi="Calibri Light" w:cs="Calibri Light"/>
            <w:b w:val="0"/>
            <w:bCs w:val="0"/>
            <w:color w:val="000000" w:themeColor="text1"/>
            <w:u w:val="none"/>
            <w14:textFill>
              <w14:solidFill>
                <w14:schemeClr w14:val="tx1"/>
              </w14:solidFill>
            </w14:textFill>
          </w:rPr>
          <w:t>3. Vulnerability Scanning (in detail)</w:t>
        </w:r>
      </w:ins>
    </w:p>
    <w:p w14:paraId="2B482271">
      <w:pPr>
        <w:rPr>
          <w:ins w:id="659" w:author="Tejal Dalvi" w:date="2025-11-16T23:55:00Z"/>
          <w:rFonts w:hint="default" w:ascii="Calibri Light" w:hAnsi="Calibri Light" w:cs="Calibri Light"/>
          <w:b w:val="0"/>
          <w:bCs w:val="0"/>
          <w:color w:val="000000" w:themeColor="text1"/>
          <w:u w:val="none"/>
          <w14:textFill>
            <w14:solidFill>
              <w14:schemeClr w14:val="tx1"/>
            </w14:solidFill>
          </w14:textFill>
        </w:rPr>
      </w:pPr>
      <w:ins w:id="660" w:author="Tejal Dalvi" w:date="2025-11-16T23:55:00Z">
        <w:r>
          <w:rPr>
            <w:rFonts w:hint="default" w:ascii="Calibri Light" w:hAnsi="Calibri Light" w:cs="Calibri Light"/>
            <w:b w:val="0"/>
            <w:bCs w:val="0"/>
            <w:color w:val="000000" w:themeColor="text1"/>
            <w:u w:val="none"/>
            <w14:textFill>
              <w14:solidFill>
                <w14:schemeClr w14:val="tx1"/>
              </w14:solidFill>
            </w14:textFill>
          </w:rPr>
          <w:t>Definition</w:t>
        </w:r>
      </w:ins>
    </w:p>
    <w:p w14:paraId="095E0705">
      <w:pPr>
        <w:rPr>
          <w:ins w:id="661" w:author="Tejal Dalvi" w:date="2025-11-16T23:55:00Z"/>
          <w:rFonts w:hint="default" w:ascii="Calibri Light" w:hAnsi="Calibri Light" w:cs="Calibri Light"/>
          <w:b w:val="0"/>
          <w:bCs w:val="0"/>
          <w:color w:val="000000" w:themeColor="text1"/>
          <w:u w:val="none"/>
          <w14:textFill>
            <w14:solidFill>
              <w14:schemeClr w14:val="tx1"/>
            </w14:solidFill>
          </w14:textFill>
        </w:rPr>
      </w:pPr>
      <w:ins w:id="662" w:author="Tejal Dalvi" w:date="2025-11-16T23:55:00Z">
        <w:r>
          <w:rPr>
            <w:rFonts w:hint="default" w:ascii="Calibri Light" w:hAnsi="Calibri Light" w:cs="Calibri Light"/>
            <w:b w:val="0"/>
            <w:bCs w:val="0"/>
            <w:color w:val="000000" w:themeColor="text1"/>
            <w:u w:val="none"/>
            <w14:textFill>
              <w14:solidFill>
                <w14:schemeClr w14:val="tx1"/>
              </w14:solidFill>
            </w14:textFill>
          </w:rPr>
          <w:t>Vulnerability scanning is the process of identifying security weaknesses, misconfigurations, and outdated software in a system.</w:t>
        </w:r>
      </w:ins>
    </w:p>
    <w:p w14:paraId="7740069B">
      <w:pPr>
        <w:rPr>
          <w:ins w:id="663" w:author="Tejal Dalvi" w:date="2025-11-16T23:55:00Z"/>
          <w:rFonts w:hint="default" w:ascii="Calibri Light" w:hAnsi="Calibri Light" w:cs="Calibri Light"/>
          <w:b w:val="0"/>
          <w:bCs w:val="0"/>
          <w:color w:val="000000" w:themeColor="text1"/>
          <w:u w:val="none"/>
          <w14:textFill>
            <w14:solidFill>
              <w14:schemeClr w14:val="tx1"/>
            </w14:solidFill>
          </w14:textFill>
        </w:rPr>
      </w:pPr>
      <w:ins w:id="664" w:author="Tejal Dalvi" w:date="2025-11-16T23:55:00Z">
        <w:r>
          <w:rPr>
            <w:rFonts w:hint="default" w:ascii="Calibri Light" w:hAnsi="Calibri Light" w:cs="Calibri Light"/>
            <w:b w:val="0"/>
            <w:bCs w:val="0"/>
            <w:color w:val="000000" w:themeColor="text1"/>
            <w:u w:val="none"/>
            <w14:textFill>
              <w14:solidFill>
                <w14:schemeClr w14:val="tx1"/>
              </w14:solidFill>
            </w14:textFill>
          </w:rPr>
          <w:t>Purpose</w:t>
        </w:r>
      </w:ins>
    </w:p>
    <w:p w14:paraId="6E4A668F">
      <w:pPr>
        <w:numPr>
          <w:ilvl w:val="0"/>
          <w:numId w:val="108"/>
        </w:numPr>
        <w:rPr>
          <w:ins w:id="665" w:author="Tejal Dalvi" w:date="2025-11-16T23:55:00Z"/>
          <w:rFonts w:hint="default" w:ascii="Calibri Light" w:hAnsi="Calibri Light" w:cs="Calibri Light"/>
          <w:b w:val="0"/>
          <w:bCs w:val="0"/>
          <w:color w:val="000000" w:themeColor="text1"/>
          <w:u w:val="none"/>
          <w14:textFill>
            <w14:solidFill>
              <w14:schemeClr w14:val="tx1"/>
            </w14:solidFill>
          </w14:textFill>
        </w:rPr>
      </w:pPr>
      <w:ins w:id="666" w:author="Tejal Dalvi" w:date="2025-11-16T23:55:00Z">
        <w:r>
          <w:rPr>
            <w:rFonts w:hint="default" w:ascii="Calibri Light" w:hAnsi="Calibri Light" w:cs="Calibri Light"/>
            <w:b w:val="0"/>
            <w:bCs w:val="0"/>
            <w:color w:val="000000" w:themeColor="text1"/>
            <w:u w:val="none"/>
            <w14:textFill>
              <w14:solidFill>
                <w14:schemeClr w14:val="tx1"/>
              </w14:solidFill>
            </w14:textFill>
          </w:rPr>
          <w:t>Find vulnerabilities before attackers exploit them</w:t>
        </w:r>
      </w:ins>
    </w:p>
    <w:p w14:paraId="374D7EB3">
      <w:pPr>
        <w:numPr>
          <w:ilvl w:val="0"/>
          <w:numId w:val="108"/>
        </w:numPr>
        <w:rPr>
          <w:ins w:id="667" w:author="Tejal Dalvi" w:date="2025-11-16T23:55:00Z"/>
          <w:rFonts w:hint="default" w:ascii="Calibri Light" w:hAnsi="Calibri Light" w:cs="Calibri Light"/>
          <w:b w:val="0"/>
          <w:bCs w:val="0"/>
          <w:color w:val="000000" w:themeColor="text1"/>
          <w:u w:val="none"/>
          <w14:textFill>
            <w14:solidFill>
              <w14:schemeClr w14:val="tx1"/>
            </w14:solidFill>
          </w14:textFill>
        </w:rPr>
      </w:pPr>
      <w:ins w:id="668" w:author="Tejal Dalvi" w:date="2025-11-16T23:55:00Z">
        <w:r>
          <w:rPr>
            <w:rFonts w:hint="default" w:ascii="Calibri Light" w:hAnsi="Calibri Light" w:cs="Calibri Light"/>
            <w:b w:val="0"/>
            <w:bCs w:val="0"/>
            <w:color w:val="000000" w:themeColor="text1"/>
            <w:u w:val="none"/>
            <w14:textFill>
              <w14:solidFill>
                <w14:schemeClr w14:val="tx1"/>
              </w14:solidFill>
            </w14:textFill>
          </w:rPr>
          <w:t>Assess risk level</w:t>
        </w:r>
      </w:ins>
    </w:p>
    <w:p w14:paraId="33027185">
      <w:pPr>
        <w:numPr>
          <w:ilvl w:val="0"/>
          <w:numId w:val="108"/>
        </w:numPr>
        <w:rPr>
          <w:ins w:id="669" w:author="Tejal Dalvi" w:date="2025-11-16T23:55:00Z"/>
          <w:rFonts w:hint="default" w:ascii="Calibri Light" w:hAnsi="Calibri Light" w:cs="Calibri Light"/>
          <w:b w:val="0"/>
          <w:bCs w:val="0"/>
          <w:color w:val="000000" w:themeColor="text1"/>
          <w:u w:val="none"/>
          <w14:textFill>
            <w14:solidFill>
              <w14:schemeClr w14:val="tx1"/>
            </w14:solidFill>
          </w14:textFill>
        </w:rPr>
      </w:pPr>
      <w:ins w:id="670" w:author="Tejal Dalvi" w:date="2025-11-16T23:55:00Z">
        <w:r>
          <w:rPr>
            <w:rFonts w:hint="default" w:ascii="Calibri Light" w:hAnsi="Calibri Light" w:cs="Calibri Light"/>
            <w:b w:val="0"/>
            <w:bCs w:val="0"/>
            <w:color w:val="000000" w:themeColor="text1"/>
            <w:u w:val="none"/>
            <w14:textFill>
              <w14:solidFill>
                <w14:schemeClr w14:val="tx1"/>
              </w14:solidFill>
            </w14:textFill>
          </w:rPr>
          <w:t>Generate security reports</w:t>
        </w:r>
      </w:ins>
    </w:p>
    <w:p w14:paraId="7FC9C2A5">
      <w:pPr>
        <w:numPr>
          <w:ilvl w:val="0"/>
          <w:numId w:val="108"/>
        </w:numPr>
        <w:rPr>
          <w:ins w:id="671" w:author="Tejal Dalvi" w:date="2025-11-16T23:55:00Z"/>
          <w:rFonts w:hint="default" w:ascii="Calibri Light" w:hAnsi="Calibri Light" w:cs="Calibri Light"/>
          <w:b w:val="0"/>
          <w:bCs w:val="0"/>
          <w:color w:val="000000" w:themeColor="text1"/>
          <w:u w:val="none"/>
          <w14:textFill>
            <w14:solidFill>
              <w14:schemeClr w14:val="tx1"/>
            </w14:solidFill>
          </w14:textFill>
        </w:rPr>
      </w:pPr>
      <w:ins w:id="672" w:author="Tejal Dalvi" w:date="2025-11-16T23:55:00Z">
        <w:r>
          <w:rPr>
            <w:rFonts w:hint="default" w:ascii="Calibri Light" w:hAnsi="Calibri Light" w:cs="Calibri Light"/>
            <w:b w:val="0"/>
            <w:bCs w:val="0"/>
            <w:color w:val="000000" w:themeColor="text1"/>
            <w:u w:val="none"/>
            <w14:textFill>
              <w14:solidFill>
                <w14:schemeClr w14:val="tx1"/>
              </w14:solidFill>
            </w14:textFill>
          </w:rPr>
          <w:t>Recommend patches</w:t>
        </w:r>
      </w:ins>
    </w:p>
    <w:p w14:paraId="7A3D3125">
      <w:pPr>
        <w:rPr>
          <w:ins w:id="673" w:author="Tejal Dalvi" w:date="2025-11-16T23:55:00Z"/>
          <w:rFonts w:hint="default" w:ascii="Calibri Light" w:hAnsi="Calibri Light" w:cs="Calibri Light"/>
          <w:b w:val="0"/>
          <w:bCs w:val="0"/>
          <w:color w:val="000000" w:themeColor="text1"/>
          <w:u w:val="none"/>
          <w14:textFill>
            <w14:solidFill>
              <w14:schemeClr w14:val="tx1"/>
            </w14:solidFill>
          </w14:textFill>
        </w:rPr>
      </w:pPr>
      <w:ins w:id="674" w:author="Tejal Dalvi" w:date="2025-11-16T23:55:00Z">
        <w:r>
          <w:rPr>
            <w:rFonts w:hint="default" w:ascii="Calibri Light" w:hAnsi="Calibri Light" w:cs="Calibri Light"/>
            <w:b w:val="0"/>
            <w:bCs w:val="0"/>
            <w:color w:val="000000" w:themeColor="text1"/>
            <w:u w:val="none"/>
            <w14:textFill>
              <w14:solidFill>
                <w14:schemeClr w14:val="tx1"/>
              </w14:solidFill>
            </w14:textFill>
          </w:rPr>
          <w:t>How it works</w:t>
        </w:r>
      </w:ins>
    </w:p>
    <w:p w14:paraId="1893465D">
      <w:pPr>
        <w:numPr>
          <w:ilvl w:val="0"/>
          <w:numId w:val="109"/>
        </w:numPr>
        <w:rPr>
          <w:ins w:id="675" w:author="Tejal Dalvi" w:date="2025-11-16T23:55:00Z"/>
          <w:rFonts w:hint="default" w:ascii="Calibri Light" w:hAnsi="Calibri Light" w:cs="Calibri Light"/>
          <w:b w:val="0"/>
          <w:bCs w:val="0"/>
          <w:color w:val="000000" w:themeColor="text1"/>
          <w:u w:val="none"/>
          <w14:textFill>
            <w14:solidFill>
              <w14:schemeClr w14:val="tx1"/>
            </w14:solidFill>
          </w14:textFill>
        </w:rPr>
      </w:pPr>
      <w:ins w:id="676" w:author="Tejal Dalvi" w:date="2025-11-16T23:55:00Z">
        <w:r>
          <w:rPr>
            <w:rFonts w:hint="default" w:ascii="Calibri Light" w:hAnsi="Calibri Light" w:cs="Calibri Light"/>
            <w:b w:val="0"/>
            <w:bCs w:val="0"/>
            <w:color w:val="000000" w:themeColor="text1"/>
            <w:u w:val="none"/>
            <w14:textFill>
              <w14:solidFill>
                <w14:schemeClr w14:val="tx1"/>
              </w14:solidFill>
            </w14:textFill>
          </w:rPr>
          <w:t>Scan hosts and ports</w:t>
        </w:r>
      </w:ins>
    </w:p>
    <w:p w14:paraId="64FF233E">
      <w:pPr>
        <w:numPr>
          <w:ilvl w:val="0"/>
          <w:numId w:val="109"/>
        </w:numPr>
        <w:rPr>
          <w:ins w:id="677" w:author="Tejal Dalvi" w:date="2025-11-16T23:55:00Z"/>
          <w:rFonts w:hint="default" w:ascii="Calibri Light" w:hAnsi="Calibri Light" w:cs="Calibri Light"/>
          <w:b w:val="0"/>
          <w:bCs w:val="0"/>
          <w:color w:val="000000" w:themeColor="text1"/>
          <w:u w:val="none"/>
          <w14:textFill>
            <w14:solidFill>
              <w14:schemeClr w14:val="tx1"/>
            </w14:solidFill>
          </w14:textFill>
        </w:rPr>
      </w:pPr>
      <w:ins w:id="678" w:author="Tejal Dalvi" w:date="2025-11-16T23:55:00Z">
        <w:r>
          <w:rPr>
            <w:rFonts w:hint="default" w:ascii="Calibri Light" w:hAnsi="Calibri Light" w:cs="Calibri Light"/>
            <w:b w:val="0"/>
            <w:bCs w:val="0"/>
            <w:color w:val="000000" w:themeColor="text1"/>
            <w:u w:val="none"/>
            <w14:textFill>
              <w14:solidFill>
                <w14:schemeClr w14:val="tx1"/>
              </w14:solidFill>
            </w14:textFill>
          </w:rPr>
          <w:t>Identify running services</w:t>
        </w:r>
      </w:ins>
    </w:p>
    <w:p w14:paraId="2AF7E9FA">
      <w:pPr>
        <w:numPr>
          <w:ilvl w:val="0"/>
          <w:numId w:val="109"/>
        </w:numPr>
        <w:rPr>
          <w:ins w:id="679" w:author="Tejal Dalvi" w:date="2025-11-16T23:55:00Z"/>
          <w:rFonts w:hint="default" w:ascii="Calibri Light" w:hAnsi="Calibri Light" w:cs="Calibri Light"/>
          <w:b w:val="0"/>
          <w:bCs w:val="0"/>
          <w:color w:val="000000" w:themeColor="text1"/>
          <w:u w:val="none"/>
          <w14:textFill>
            <w14:solidFill>
              <w14:schemeClr w14:val="tx1"/>
            </w14:solidFill>
          </w14:textFill>
        </w:rPr>
      </w:pPr>
      <w:ins w:id="680" w:author="Tejal Dalvi" w:date="2025-11-16T23:55:00Z">
        <w:r>
          <w:rPr>
            <w:rFonts w:hint="default" w:ascii="Calibri Light" w:hAnsi="Calibri Light" w:cs="Calibri Light"/>
            <w:b w:val="0"/>
            <w:bCs w:val="0"/>
            <w:color w:val="000000" w:themeColor="text1"/>
            <w:u w:val="none"/>
            <w14:textFill>
              <w14:solidFill>
                <w14:schemeClr w14:val="tx1"/>
              </w14:solidFill>
            </w14:textFill>
          </w:rPr>
          <w:t>Match with vulnerability database (CVE)</w:t>
        </w:r>
      </w:ins>
    </w:p>
    <w:p w14:paraId="03D7D73E">
      <w:pPr>
        <w:numPr>
          <w:ilvl w:val="0"/>
          <w:numId w:val="109"/>
        </w:numPr>
        <w:rPr>
          <w:ins w:id="681" w:author="Tejal Dalvi" w:date="2025-11-16T23:55:00Z"/>
          <w:rFonts w:hint="default" w:ascii="Calibri Light" w:hAnsi="Calibri Light" w:cs="Calibri Light"/>
          <w:b w:val="0"/>
          <w:bCs w:val="0"/>
          <w:color w:val="000000" w:themeColor="text1"/>
          <w:u w:val="none"/>
          <w14:textFill>
            <w14:solidFill>
              <w14:schemeClr w14:val="tx1"/>
            </w14:solidFill>
          </w14:textFill>
        </w:rPr>
      </w:pPr>
      <w:ins w:id="682" w:author="Tejal Dalvi" w:date="2025-11-16T23:55:00Z">
        <w:r>
          <w:rPr>
            <w:rFonts w:hint="default" w:ascii="Calibri Light" w:hAnsi="Calibri Light" w:cs="Calibri Light"/>
            <w:b w:val="0"/>
            <w:bCs w:val="0"/>
            <w:color w:val="000000" w:themeColor="text1"/>
            <w:u w:val="none"/>
            <w14:textFill>
              <w14:solidFill>
                <w14:schemeClr w14:val="tx1"/>
              </w14:solidFill>
            </w14:textFill>
          </w:rPr>
          <w:t>Produce a risk report</w:t>
        </w:r>
      </w:ins>
    </w:p>
    <w:p w14:paraId="0A691A94">
      <w:pPr>
        <w:rPr>
          <w:ins w:id="683" w:author="Tejal Dalvi" w:date="2025-11-16T23:55:00Z"/>
          <w:rFonts w:hint="default" w:ascii="Calibri Light" w:hAnsi="Calibri Light" w:cs="Calibri Light"/>
          <w:b w:val="0"/>
          <w:bCs w:val="0"/>
          <w:color w:val="000000" w:themeColor="text1"/>
          <w:u w:val="none"/>
          <w14:textFill>
            <w14:solidFill>
              <w14:schemeClr w14:val="tx1"/>
            </w14:solidFill>
          </w14:textFill>
        </w:rPr>
      </w:pPr>
      <w:ins w:id="684" w:author="Tejal Dalvi" w:date="2025-11-16T23:55:00Z">
        <w:r>
          <w:rPr>
            <w:rFonts w:hint="default" w:ascii="Calibri Light" w:hAnsi="Calibri Light" w:cs="Calibri Light"/>
            <w:b w:val="0"/>
            <w:bCs w:val="0"/>
            <w:color w:val="000000" w:themeColor="text1"/>
            <w:u w:val="none"/>
            <w14:textFill>
              <w14:solidFill>
                <w14:schemeClr w14:val="tx1"/>
              </w14:solidFill>
            </w14:textFill>
          </w:rPr>
          <w:t>Types</w:t>
        </w:r>
      </w:ins>
    </w:p>
    <w:p w14:paraId="7D2D43F4">
      <w:pPr>
        <w:numPr>
          <w:ilvl w:val="0"/>
          <w:numId w:val="110"/>
        </w:numPr>
        <w:rPr>
          <w:ins w:id="685" w:author="Tejal Dalvi" w:date="2025-11-16T23:55:00Z"/>
          <w:rFonts w:hint="default" w:ascii="Calibri Light" w:hAnsi="Calibri Light" w:cs="Calibri Light"/>
          <w:b w:val="0"/>
          <w:bCs w:val="0"/>
          <w:color w:val="000000" w:themeColor="text1"/>
          <w:u w:val="none"/>
          <w14:textFill>
            <w14:solidFill>
              <w14:schemeClr w14:val="tx1"/>
            </w14:solidFill>
          </w14:textFill>
        </w:rPr>
      </w:pPr>
      <w:ins w:id="686" w:author="Tejal Dalvi" w:date="2025-11-16T23:55:00Z">
        <w:r>
          <w:rPr>
            <w:rFonts w:hint="default" w:ascii="Calibri Light" w:hAnsi="Calibri Light" w:cs="Calibri Light"/>
            <w:b w:val="0"/>
            <w:bCs w:val="0"/>
            <w:color w:val="000000" w:themeColor="text1"/>
            <w:u w:val="none"/>
            <w14:textFill>
              <w14:solidFill>
                <w14:schemeClr w14:val="tx1"/>
              </w14:solidFill>
            </w14:textFill>
          </w:rPr>
          <w:t>Authenticated Scan – login required (more accurate)</w:t>
        </w:r>
      </w:ins>
    </w:p>
    <w:p w14:paraId="4C94DD94">
      <w:pPr>
        <w:numPr>
          <w:ilvl w:val="0"/>
          <w:numId w:val="110"/>
        </w:numPr>
        <w:rPr>
          <w:ins w:id="687" w:author="Tejal Dalvi" w:date="2025-11-16T23:55:00Z"/>
          <w:rFonts w:hint="default" w:ascii="Calibri Light" w:hAnsi="Calibri Light" w:cs="Calibri Light"/>
          <w:b w:val="0"/>
          <w:bCs w:val="0"/>
          <w:color w:val="000000" w:themeColor="text1"/>
          <w:u w:val="none"/>
          <w14:textFill>
            <w14:solidFill>
              <w14:schemeClr w14:val="tx1"/>
            </w14:solidFill>
          </w14:textFill>
        </w:rPr>
      </w:pPr>
      <w:ins w:id="688" w:author="Tejal Dalvi" w:date="2025-11-16T23:55:00Z">
        <w:r>
          <w:rPr>
            <w:rFonts w:hint="default" w:ascii="Calibri Light" w:hAnsi="Calibri Light" w:cs="Calibri Light"/>
            <w:b w:val="0"/>
            <w:bCs w:val="0"/>
            <w:color w:val="000000" w:themeColor="text1"/>
            <w:u w:val="none"/>
            <w14:textFill>
              <w14:solidFill>
                <w14:schemeClr w14:val="tx1"/>
              </w14:solidFill>
            </w14:textFill>
          </w:rPr>
          <w:t>Unauthenticated Scan – external view</w:t>
        </w:r>
      </w:ins>
    </w:p>
    <w:p w14:paraId="06054D03">
      <w:pPr>
        <w:numPr>
          <w:ilvl w:val="0"/>
          <w:numId w:val="110"/>
        </w:numPr>
        <w:rPr>
          <w:ins w:id="689" w:author="Tejal Dalvi" w:date="2025-11-16T23:55:00Z"/>
          <w:rFonts w:hint="default" w:ascii="Calibri Light" w:hAnsi="Calibri Light" w:cs="Calibri Light"/>
          <w:b w:val="0"/>
          <w:bCs w:val="0"/>
          <w:color w:val="000000" w:themeColor="text1"/>
          <w:u w:val="none"/>
          <w14:textFill>
            <w14:solidFill>
              <w14:schemeClr w14:val="tx1"/>
            </w14:solidFill>
          </w14:textFill>
        </w:rPr>
      </w:pPr>
      <w:ins w:id="690" w:author="Tejal Dalvi" w:date="2025-11-16T23:55:00Z">
        <w:r>
          <w:rPr>
            <w:rFonts w:hint="default" w:ascii="Calibri Light" w:hAnsi="Calibri Light" w:cs="Calibri Light"/>
            <w:b w:val="0"/>
            <w:bCs w:val="0"/>
            <w:color w:val="000000" w:themeColor="text1"/>
            <w:u w:val="none"/>
            <w14:textFill>
              <w14:solidFill>
                <w14:schemeClr w14:val="tx1"/>
              </w14:solidFill>
            </w14:textFill>
          </w:rPr>
          <w:t>Internal / External Scans</w:t>
        </w:r>
      </w:ins>
    </w:p>
    <w:p w14:paraId="14682231">
      <w:pPr>
        <w:rPr>
          <w:ins w:id="691" w:author="Tejal Dalvi" w:date="2025-11-16T23:55:00Z"/>
          <w:rFonts w:hint="default" w:ascii="Calibri Light" w:hAnsi="Calibri Light" w:cs="Calibri Light"/>
          <w:b w:val="0"/>
          <w:bCs w:val="0"/>
          <w:color w:val="000000" w:themeColor="text1"/>
          <w:u w:val="none"/>
          <w14:textFill>
            <w14:solidFill>
              <w14:schemeClr w14:val="tx1"/>
            </w14:solidFill>
          </w14:textFill>
        </w:rPr>
      </w:pPr>
      <w:ins w:id="692" w:author="Tejal Dalvi" w:date="2025-11-16T23:55:00Z">
        <w:r>
          <w:rPr>
            <w:rFonts w:hint="default" w:ascii="Calibri Light" w:hAnsi="Calibri Light" w:cs="Calibri Light"/>
            <w:b w:val="0"/>
            <w:bCs w:val="0"/>
            <w:color w:val="000000" w:themeColor="text1"/>
            <w:u w:val="none"/>
            <w14:textFill>
              <w14:solidFill>
                <w14:schemeClr w14:val="tx1"/>
              </w14:solidFill>
            </w14:textFill>
          </w:rPr>
          <w:t>Tools</w:t>
        </w:r>
      </w:ins>
    </w:p>
    <w:p w14:paraId="79F46AD1">
      <w:pPr>
        <w:numPr>
          <w:ilvl w:val="0"/>
          <w:numId w:val="111"/>
        </w:numPr>
        <w:rPr>
          <w:ins w:id="693" w:author="Tejal Dalvi" w:date="2025-11-16T23:55:00Z"/>
          <w:rFonts w:hint="default" w:ascii="Calibri Light" w:hAnsi="Calibri Light" w:cs="Calibri Light"/>
          <w:b w:val="0"/>
          <w:bCs w:val="0"/>
          <w:color w:val="000000" w:themeColor="text1"/>
          <w:u w:val="none"/>
          <w14:textFill>
            <w14:solidFill>
              <w14:schemeClr w14:val="tx1"/>
            </w14:solidFill>
          </w14:textFill>
        </w:rPr>
      </w:pPr>
      <w:ins w:id="694" w:author="Tejal Dalvi" w:date="2025-11-16T23:55:00Z">
        <w:r>
          <w:rPr>
            <w:rFonts w:hint="default" w:ascii="Calibri Light" w:hAnsi="Calibri Light" w:cs="Calibri Light"/>
            <w:b w:val="0"/>
            <w:bCs w:val="0"/>
            <w:color w:val="000000" w:themeColor="text1"/>
            <w:u w:val="none"/>
            <w14:textFill>
              <w14:solidFill>
                <w14:schemeClr w14:val="tx1"/>
              </w14:solidFill>
            </w14:textFill>
          </w:rPr>
          <w:t>Nessus</w:t>
        </w:r>
      </w:ins>
    </w:p>
    <w:p w14:paraId="30B2DCE5">
      <w:pPr>
        <w:numPr>
          <w:ilvl w:val="0"/>
          <w:numId w:val="111"/>
        </w:numPr>
        <w:rPr>
          <w:ins w:id="695" w:author="Tejal Dalvi" w:date="2025-11-16T23:55:00Z"/>
          <w:rFonts w:hint="default" w:ascii="Calibri Light" w:hAnsi="Calibri Light" w:cs="Calibri Light"/>
          <w:b w:val="0"/>
          <w:bCs w:val="0"/>
          <w:color w:val="000000" w:themeColor="text1"/>
          <w:u w:val="none"/>
          <w14:textFill>
            <w14:solidFill>
              <w14:schemeClr w14:val="tx1"/>
            </w14:solidFill>
          </w14:textFill>
        </w:rPr>
      </w:pPr>
      <w:ins w:id="696" w:author="Tejal Dalvi" w:date="2025-11-16T23:55:00Z">
        <w:r>
          <w:rPr>
            <w:rFonts w:hint="default" w:ascii="Calibri Light" w:hAnsi="Calibri Light" w:cs="Calibri Light"/>
            <w:b w:val="0"/>
            <w:bCs w:val="0"/>
            <w:color w:val="000000" w:themeColor="text1"/>
            <w:u w:val="none"/>
            <w14:textFill>
              <w14:solidFill>
                <w14:schemeClr w14:val="tx1"/>
              </w14:solidFill>
            </w14:textFill>
          </w:rPr>
          <w:t>OpenVAS</w:t>
        </w:r>
      </w:ins>
    </w:p>
    <w:p w14:paraId="58D11887">
      <w:pPr>
        <w:numPr>
          <w:ilvl w:val="0"/>
          <w:numId w:val="111"/>
        </w:numPr>
        <w:rPr>
          <w:ins w:id="697" w:author="Tejal Dalvi" w:date="2025-11-16T23:55:00Z"/>
          <w:rFonts w:hint="default" w:ascii="Calibri Light" w:hAnsi="Calibri Light" w:cs="Calibri Light"/>
          <w:b w:val="0"/>
          <w:bCs w:val="0"/>
          <w:color w:val="000000" w:themeColor="text1"/>
          <w:u w:val="none"/>
          <w14:textFill>
            <w14:solidFill>
              <w14:schemeClr w14:val="tx1"/>
            </w14:solidFill>
          </w14:textFill>
        </w:rPr>
      </w:pPr>
      <w:ins w:id="698" w:author="Tejal Dalvi" w:date="2025-11-16T23:55:00Z">
        <w:r>
          <w:rPr>
            <w:rFonts w:hint="default" w:ascii="Calibri Light" w:hAnsi="Calibri Light" w:cs="Calibri Light"/>
            <w:b w:val="0"/>
            <w:bCs w:val="0"/>
            <w:color w:val="000000" w:themeColor="text1"/>
            <w:u w:val="none"/>
            <w14:textFill>
              <w14:solidFill>
                <w14:schemeClr w14:val="tx1"/>
              </w14:solidFill>
            </w14:textFill>
          </w:rPr>
          <w:t>QualysGuard</w:t>
        </w:r>
      </w:ins>
    </w:p>
    <w:p w14:paraId="68A6DCFD">
      <w:pPr>
        <w:numPr>
          <w:ilvl w:val="0"/>
          <w:numId w:val="111"/>
        </w:numPr>
        <w:rPr>
          <w:ins w:id="699" w:author="Tejal Dalvi" w:date="2025-11-16T23:55:00Z"/>
          <w:rFonts w:hint="default" w:ascii="Calibri Light" w:hAnsi="Calibri Light" w:cs="Calibri Light"/>
          <w:b w:val="0"/>
          <w:bCs w:val="0"/>
          <w:color w:val="000000" w:themeColor="text1"/>
          <w:u w:val="none"/>
          <w14:textFill>
            <w14:solidFill>
              <w14:schemeClr w14:val="tx1"/>
            </w14:solidFill>
          </w14:textFill>
        </w:rPr>
      </w:pPr>
      <w:ins w:id="700" w:author="Tejal Dalvi" w:date="2025-11-16T23:55:00Z">
        <w:r>
          <w:rPr>
            <w:rFonts w:hint="default" w:ascii="Calibri Light" w:hAnsi="Calibri Light" w:cs="Calibri Light"/>
            <w:b w:val="0"/>
            <w:bCs w:val="0"/>
            <w:color w:val="000000" w:themeColor="text1"/>
            <w:u w:val="none"/>
            <w14:textFill>
              <w14:solidFill>
                <w14:schemeClr w14:val="tx1"/>
              </w14:solidFill>
            </w14:textFill>
          </w:rPr>
          <w:t>Nikto (web)</w:t>
        </w:r>
      </w:ins>
    </w:p>
    <w:p w14:paraId="6478CFF7">
      <w:pPr>
        <w:numPr>
          <w:ilvl w:val="0"/>
          <w:numId w:val="111"/>
        </w:numPr>
        <w:rPr>
          <w:ins w:id="701" w:author="Tejal Dalvi" w:date="2025-11-16T23:55:00Z"/>
          <w:rFonts w:hint="default" w:ascii="Calibri Light" w:hAnsi="Calibri Light" w:cs="Calibri Light"/>
          <w:b w:val="0"/>
          <w:bCs w:val="0"/>
          <w:color w:val="000000" w:themeColor="text1"/>
          <w:u w:val="none"/>
          <w14:textFill>
            <w14:solidFill>
              <w14:schemeClr w14:val="tx1"/>
            </w14:solidFill>
          </w14:textFill>
        </w:rPr>
      </w:pPr>
      <w:ins w:id="702" w:author="Tejal Dalvi" w:date="2025-11-16T23:55:00Z">
        <w:r>
          <w:rPr>
            <w:rFonts w:hint="default" w:ascii="Calibri Light" w:hAnsi="Calibri Light" w:cs="Calibri Light"/>
            <w:b w:val="0"/>
            <w:bCs w:val="0"/>
            <w:color w:val="000000" w:themeColor="text1"/>
            <w:u w:val="none"/>
            <w14:textFill>
              <w14:solidFill>
                <w14:schemeClr w14:val="tx1"/>
              </w14:solidFill>
            </w14:textFill>
          </w:rPr>
          <w:t>Burp Suite</w:t>
        </w:r>
      </w:ins>
    </w:p>
    <w:p w14:paraId="09CF32D1">
      <w:pPr>
        <w:rPr>
          <w:ins w:id="703" w:author="Tejal Dalvi" w:date="2025-11-16T23:55:00Z"/>
          <w:rFonts w:hint="default" w:ascii="Calibri Light" w:hAnsi="Calibri Light" w:cs="Calibri Light"/>
          <w:b w:val="0"/>
          <w:bCs w:val="0"/>
          <w:color w:val="000000" w:themeColor="text1"/>
          <w:u w:val="none"/>
          <w14:textFill>
            <w14:solidFill>
              <w14:schemeClr w14:val="tx1"/>
            </w14:solidFill>
          </w14:textFill>
        </w:rPr>
      </w:pPr>
      <w:ins w:id="704" w:author="Tejal Dalvi" w:date="2025-11-16T23:55:00Z">
        <w:r>
          <w:rPr>
            <w:rFonts w:hint="default" w:ascii="Calibri Light" w:hAnsi="Calibri Light" w:cs="Calibri Light"/>
            <w:b w:val="0"/>
            <w:bCs w:val="0"/>
            <w:color w:val="000000" w:themeColor="text1"/>
            <w:u w:val="none"/>
            <w14:textFill>
              <w14:solidFill>
                <w14:schemeClr w14:val="tx1"/>
              </w14:solidFill>
            </w14:textFill>
          </w:rPr>
          <w:t>4. Proxy Servers</w:t>
        </w:r>
      </w:ins>
    </w:p>
    <w:p w14:paraId="6CDD279B">
      <w:pPr>
        <w:rPr>
          <w:ins w:id="705" w:author="Tejal Dalvi" w:date="2025-11-16T23:55:00Z"/>
          <w:rFonts w:hint="default" w:ascii="Calibri Light" w:hAnsi="Calibri Light" w:cs="Calibri Light"/>
          <w:b w:val="0"/>
          <w:bCs w:val="0"/>
          <w:color w:val="000000" w:themeColor="text1"/>
          <w:u w:val="none"/>
          <w14:textFill>
            <w14:solidFill>
              <w14:schemeClr w14:val="tx1"/>
            </w14:solidFill>
          </w14:textFill>
        </w:rPr>
      </w:pPr>
      <w:ins w:id="706" w:author="Tejal Dalvi" w:date="2025-11-16T23:55:00Z">
        <w:r>
          <w:rPr>
            <w:rFonts w:hint="default" w:ascii="Calibri Light" w:hAnsi="Calibri Light" w:cs="Calibri Light"/>
            <w:b w:val="0"/>
            <w:bCs w:val="0"/>
            <w:color w:val="000000" w:themeColor="text1"/>
            <w:u w:val="none"/>
            <w14:textFill>
              <w14:solidFill>
                <w14:schemeClr w14:val="tx1"/>
              </w14:solidFill>
            </w14:textFill>
          </w:rPr>
          <w:t>Definition</w:t>
        </w:r>
      </w:ins>
    </w:p>
    <w:p w14:paraId="7B456189">
      <w:pPr>
        <w:rPr>
          <w:ins w:id="707" w:author="Tejal Dalvi" w:date="2025-11-16T23:55:00Z"/>
          <w:rFonts w:hint="default" w:ascii="Calibri Light" w:hAnsi="Calibri Light" w:cs="Calibri Light"/>
          <w:b w:val="0"/>
          <w:bCs w:val="0"/>
          <w:color w:val="000000" w:themeColor="text1"/>
          <w:u w:val="none"/>
          <w14:textFill>
            <w14:solidFill>
              <w14:schemeClr w14:val="tx1"/>
            </w14:solidFill>
          </w14:textFill>
        </w:rPr>
      </w:pPr>
      <w:ins w:id="708" w:author="Tejal Dalvi" w:date="2025-11-16T23:55:00Z">
        <w:r>
          <w:rPr>
            <w:rFonts w:hint="default" w:ascii="Calibri Light" w:hAnsi="Calibri Light" w:cs="Calibri Light"/>
            <w:b w:val="0"/>
            <w:bCs w:val="0"/>
            <w:color w:val="000000" w:themeColor="text1"/>
            <w:u w:val="none"/>
            <w14:textFill>
              <w14:solidFill>
                <w14:schemeClr w14:val="tx1"/>
              </w14:solidFill>
            </w14:textFill>
          </w:rPr>
          <w:t>A proxy server acts as a middleman between user and internet.</w:t>
        </w:r>
      </w:ins>
      <w:ins w:id="709"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710" w:author="Tejal Dalvi" w:date="2025-11-16T23:55:00Z">
        <w:r>
          <w:rPr>
            <w:rFonts w:hint="default" w:ascii="Calibri Light" w:hAnsi="Calibri Light" w:cs="Calibri Light"/>
            <w:b w:val="0"/>
            <w:bCs w:val="0"/>
            <w:color w:val="000000" w:themeColor="text1"/>
            <w:u w:val="none"/>
            <w14:textFill>
              <w14:solidFill>
                <w14:schemeClr w14:val="tx1"/>
              </w14:solidFill>
            </w14:textFill>
          </w:rPr>
          <w:t>It hides the user’s real IP and forwards requests on their behalf.</w:t>
        </w:r>
      </w:ins>
    </w:p>
    <w:p w14:paraId="2FBBCB44">
      <w:pPr>
        <w:rPr>
          <w:ins w:id="711" w:author="Tejal Dalvi" w:date="2025-11-16T23:55:00Z"/>
          <w:rFonts w:hint="default" w:ascii="Calibri Light" w:hAnsi="Calibri Light" w:cs="Calibri Light"/>
          <w:b w:val="0"/>
          <w:bCs w:val="0"/>
          <w:color w:val="000000" w:themeColor="text1"/>
          <w:u w:val="none"/>
          <w14:textFill>
            <w14:solidFill>
              <w14:schemeClr w14:val="tx1"/>
            </w14:solidFill>
          </w14:textFill>
        </w:rPr>
      </w:pPr>
      <w:ins w:id="712" w:author="Tejal Dalvi" w:date="2025-11-16T23:55:00Z">
        <w:r>
          <w:rPr>
            <w:rFonts w:hint="default" w:ascii="Calibri Light" w:hAnsi="Calibri Light" w:cs="Calibri Light"/>
            <w:b w:val="0"/>
            <w:bCs w:val="0"/>
            <w:color w:val="000000" w:themeColor="text1"/>
            <w:u w:val="none"/>
            <w14:textFill>
              <w14:solidFill>
                <w14:schemeClr w14:val="tx1"/>
              </w14:solidFill>
            </w14:textFill>
          </w:rPr>
          <w:t>Uses</w:t>
        </w:r>
      </w:ins>
    </w:p>
    <w:p w14:paraId="5271CB57">
      <w:pPr>
        <w:numPr>
          <w:ilvl w:val="0"/>
          <w:numId w:val="112"/>
        </w:numPr>
        <w:rPr>
          <w:ins w:id="713" w:author="Tejal Dalvi" w:date="2025-11-16T23:55:00Z"/>
          <w:rFonts w:hint="default" w:ascii="Calibri Light" w:hAnsi="Calibri Light" w:cs="Calibri Light"/>
          <w:b w:val="0"/>
          <w:bCs w:val="0"/>
          <w:color w:val="000000" w:themeColor="text1"/>
          <w:u w:val="none"/>
          <w14:textFill>
            <w14:solidFill>
              <w14:schemeClr w14:val="tx1"/>
            </w14:solidFill>
          </w14:textFill>
        </w:rPr>
      </w:pPr>
      <w:ins w:id="714" w:author="Tejal Dalvi" w:date="2025-11-16T23:55:00Z">
        <w:r>
          <w:rPr>
            <w:rFonts w:hint="default" w:ascii="Calibri Light" w:hAnsi="Calibri Light" w:cs="Calibri Light"/>
            <w:b w:val="0"/>
            <w:bCs w:val="0"/>
            <w:color w:val="000000" w:themeColor="text1"/>
            <w:u w:val="none"/>
            <w14:textFill>
              <w14:solidFill>
                <w14:schemeClr w14:val="tx1"/>
              </w14:solidFill>
            </w14:textFill>
          </w:rPr>
          <w:t>Anonymous browsing</w:t>
        </w:r>
      </w:ins>
    </w:p>
    <w:p w14:paraId="7292A810">
      <w:pPr>
        <w:numPr>
          <w:ilvl w:val="0"/>
          <w:numId w:val="112"/>
        </w:numPr>
        <w:rPr>
          <w:ins w:id="715" w:author="Tejal Dalvi" w:date="2025-11-16T23:55:00Z"/>
          <w:rFonts w:hint="default" w:ascii="Calibri Light" w:hAnsi="Calibri Light" w:cs="Calibri Light"/>
          <w:b w:val="0"/>
          <w:bCs w:val="0"/>
          <w:color w:val="000000" w:themeColor="text1"/>
          <w:u w:val="none"/>
          <w14:textFill>
            <w14:solidFill>
              <w14:schemeClr w14:val="tx1"/>
            </w14:solidFill>
          </w14:textFill>
        </w:rPr>
      </w:pPr>
      <w:ins w:id="716" w:author="Tejal Dalvi" w:date="2025-11-16T23:55:00Z">
        <w:r>
          <w:rPr>
            <w:rFonts w:hint="default" w:ascii="Calibri Light" w:hAnsi="Calibri Light" w:cs="Calibri Light"/>
            <w:b w:val="0"/>
            <w:bCs w:val="0"/>
            <w:color w:val="000000" w:themeColor="text1"/>
            <w:u w:val="none"/>
            <w14:textFill>
              <w14:solidFill>
                <w14:schemeClr w14:val="tx1"/>
              </w14:solidFill>
            </w14:textFill>
          </w:rPr>
          <w:t>Bypass restrictions</w:t>
        </w:r>
      </w:ins>
    </w:p>
    <w:p w14:paraId="7F465762">
      <w:pPr>
        <w:numPr>
          <w:ilvl w:val="0"/>
          <w:numId w:val="112"/>
        </w:numPr>
        <w:rPr>
          <w:ins w:id="717" w:author="Tejal Dalvi" w:date="2025-11-16T23:55:00Z"/>
          <w:rFonts w:hint="default" w:ascii="Calibri Light" w:hAnsi="Calibri Light" w:cs="Calibri Light"/>
          <w:b w:val="0"/>
          <w:bCs w:val="0"/>
          <w:color w:val="000000" w:themeColor="text1"/>
          <w:u w:val="none"/>
          <w14:textFill>
            <w14:solidFill>
              <w14:schemeClr w14:val="tx1"/>
            </w14:solidFill>
          </w14:textFill>
        </w:rPr>
      </w:pPr>
      <w:ins w:id="718" w:author="Tejal Dalvi" w:date="2025-11-16T23:55:00Z">
        <w:r>
          <w:rPr>
            <w:rFonts w:hint="default" w:ascii="Calibri Light" w:hAnsi="Calibri Light" w:cs="Calibri Light"/>
            <w:b w:val="0"/>
            <w:bCs w:val="0"/>
            <w:color w:val="000000" w:themeColor="text1"/>
            <w:u w:val="none"/>
            <w14:textFill>
              <w14:solidFill>
                <w14:schemeClr w14:val="tx1"/>
              </w14:solidFill>
            </w14:textFill>
          </w:rPr>
          <w:t>Content filtering</w:t>
        </w:r>
      </w:ins>
    </w:p>
    <w:p w14:paraId="48934842">
      <w:pPr>
        <w:numPr>
          <w:ilvl w:val="0"/>
          <w:numId w:val="112"/>
        </w:numPr>
        <w:rPr>
          <w:ins w:id="719" w:author="Tejal Dalvi" w:date="2025-11-16T23:55:00Z"/>
          <w:rFonts w:hint="default" w:ascii="Calibri Light" w:hAnsi="Calibri Light" w:cs="Calibri Light"/>
          <w:b w:val="0"/>
          <w:bCs w:val="0"/>
          <w:color w:val="000000" w:themeColor="text1"/>
          <w:u w:val="none"/>
          <w14:textFill>
            <w14:solidFill>
              <w14:schemeClr w14:val="tx1"/>
            </w14:solidFill>
          </w14:textFill>
        </w:rPr>
      </w:pPr>
      <w:ins w:id="720" w:author="Tejal Dalvi" w:date="2025-11-16T23:55:00Z">
        <w:r>
          <w:rPr>
            <w:rFonts w:hint="default" w:ascii="Calibri Light" w:hAnsi="Calibri Light" w:cs="Calibri Light"/>
            <w:b w:val="0"/>
            <w:bCs w:val="0"/>
            <w:color w:val="000000" w:themeColor="text1"/>
            <w:u w:val="none"/>
            <w14:textFill>
              <w14:solidFill>
                <w14:schemeClr w14:val="tx1"/>
              </w14:solidFill>
            </w14:textFill>
          </w:rPr>
          <w:t>Caching for faster access</w:t>
        </w:r>
      </w:ins>
    </w:p>
    <w:p w14:paraId="5547D6FB">
      <w:pPr>
        <w:rPr>
          <w:ins w:id="721" w:author="Tejal Dalvi" w:date="2025-11-16T23:55:00Z"/>
          <w:rFonts w:hint="default" w:ascii="Calibri Light" w:hAnsi="Calibri Light" w:cs="Calibri Light"/>
          <w:b w:val="0"/>
          <w:bCs w:val="0"/>
          <w:color w:val="000000" w:themeColor="text1"/>
          <w:u w:val="none"/>
          <w14:textFill>
            <w14:solidFill>
              <w14:schemeClr w14:val="tx1"/>
            </w14:solidFill>
          </w14:textFill>
        </w:rPr>
      </w:pPr>
      <w:ins w:id="722" w:author="Tejal Dalvi" w:date="2025-11-16T23:55:00Z">
        <w:r>
          <w:rPr>
            <w:rFonts w:hint="default" w:ascii="Calibri Light" w:hAnsi="Calibri Light" w:cs="Calibri Light"/>
            <w:b w:val="0"/>
            <w:bCs w:val="0"/>
            <w:color w:val="000000" w:themeColor="text1"/>
            <w:u w:val="none"/>
            <w14:textFill>
              <w14:solidFill>
                <w14:schemeClr w14:val="tx1"/>
              </w14:solidFill>
            </w14:textFill>
          </w:rPr>
          <w:t>Types</w:t>
        </w:r>
      </w:ins>
    </w:p>
    <w:p w14:paraId="400F2E34">
      <w:pPr>
        <w:numPr>
          <w:ilvl w:val="0"/>
          <w:numId w:val="113"/>
        </w:numPr>
        <w:rPr>
          <w:ins w:id="723" w:author="Tejal Dalvi" w:date="2025-11-16T23:55:00Z"/>
          <w:rFonts w:hint="default" w:ascii="Calibri Light" w:hAnsi="Calibri Light" w:cs="Calibri Light"/>
          <w:b w:val="0"/>
          <w:bCs w:val="0"/>
          <w:color w:val="000000" w:themeColor="text1"/>
          <w:u w:val="none"/>
          <w14:textFill>
            <w14:solidFill>
              <w14:schemeClr w14:val="tx1"/>
            </w14:solidFill>
          </w14:textFill>
        </w:rPr>
      </w:pPr>
      <w:ins w:id="724" w:author="Tejal Dalvi" w:date="2025-11-16T23:55:00Z">
        <w:r>
          <w:rPr>
            <w:rFonts w:hint="default" w:ascii="Calibri Light" w:hAnsi="Calibri Light" w:cs="Calibri Light"/>
            <w:b w:val="0"/>
            <w:bCs w:val="0"/>
            <w:color w:val="000000" w:themeColor="text1"/>
            <w:u w:val="none"/>
            <w14:textFill>
              <w14:solidFill>
                <w14:schemeClr w14:val="tx1"/>
              </w14:solidFill>
            </w14:textFill>
          </w:rPr>
          <w:t>Forward proxy</w:t>
        </w:r>
      </w:ins>
    </w:p>
    <w:p w14:paraId="216C649F">
      <w:pPr>
        <w:numPr>
          <w:ilvl w:val="0"/>
          <w:numId w:val="113"/>
        </w:numPr>
        <w:rPr>
          <w:ins w:id="725" w:author="Tejal Dalvi" w:date="2025-11-16T23:55:00Z"/>
          <w:rFonts w:hint="default" w:ascii="Calibri Light" w:hAnsi="Calibri Light" w:cs="Calibri Light"/>
          <w:b w:val="0"/>
          <w:bCs w:val="0"/>
          <w:color w:val="000000" w:themeColor="text1"/>
          <w:u w:val="none"/>
          <w14:textFill>
            <w14:solidFill>
              <w14:schemeClr w14:val="tx1"/>
            </w14:solidFill>
          </w14:textFill>
        </w:rPr>
      </w:pPr>
      <w:ins w:id="726" w:author="Tejal Dalvi" w:date="2025-11-16T23:55:00Z">
        <w:r>
          <w:rPr>
            <w:rFonts w:hint="default" w:ascii="Calibri Light" w:hAnsi="Calibri Light" w:cs="Calibri Light"/>
            <w:b w:val="0"/>
            <w:bCs w:val="0"/>
            <w:color w:val="000000" w:themeColor="text1"/>
            <w:u w:val="none"/>
            <w14:textFill>
              <w14:solidFill>
                <w14:schemeClr w14:val="tx1"/>
              </w14:solidFill>
            </w14:textFill>
          </w:rPr>
          <w:t>Reverse proxy</w:t>
        </w:r>
      </w:ins>
    </w:p>
    <w:p w14:paraId="565CF889">
      <w:pPr>
        <w:numPr>
          <w:ilvl w:val="0"/>
          <w:numId w:val="113"/>
        </w:numPr>
        <w:rPr>
          <w:ins w:id="727" w:author="Tejal Dalvi" w:date="2025-11-16T23:55:00Z"/>
          <w:rFonts w:hint="default" w:ascii="Calibri Light" w:hAnsi="Calibri Light" w:cs="Calibri Light"/>
          <w:b w:val="0"/>
          <w:bCs w:val="0"/>
          <w:color w:val="000000" w:themeColor="text1"/>
          <w:u w:val="none"/>
          <w14:textFill>
            <w14:solidFill>
              <w14:schemeClr w14:val="tx1"/>
            </w14:solidFill>
          </w14:textFill>
        </w:rPr>
      </w:pPr>
      <w:ins w:id="728" w:author="Tejal Dalvi" w:date="2025-11-16T23:55:00Z">
        <w:r>
          <w:rPr>
            <w:rFonts w:hint="default" w:ascii="Calibri Light" w:hAnsi="Calibri Light" w:cs="Calibri Light"/>
            <w:b w:val="0"/>
            <w:bCs w:val="0"/>
            <w:color w:val="000000" w:themeColor="text1"/>
            <w:u w:val="none"/>
            <w14:textFill>
              <w14:solidFill>
                <w14:schemeClr w14:val="tx1"/>
              </w14:solidFill>
            </w14:textFill>
          </w:rPr>
          <w:t>Transparent proxy</w:t>
        </w:r>
      </w:ins>
    </w:p>
    <w:p w14:paraId="47B77244">
      <w:pPr>
        <w:numPr>
          <w:ilvl w:val="0"/>
          <w:numId w:val="113"/>
        </w:numPr>
        <w:rPr>
          <w:ins w:id="729" w:author="Tejal Dalvi" w:date="2025-11-16T23:55:00Z"/>
          <w:rFonts w:hint="default" w:ascii="Calibri Light" w:hAnsi="Calibri Light" w:cs="Calibri Light"/>
          <w:b w:val="0"/>
          <w:bCs w:val="0"/>
          <w:color w:val="000000" w:themeColor="text1"/>
          <w:u w:val="none"/>
          <w14:textFill>
            <w14:solidFill>
              <w14:schemeClr w14:val="tx1"/>
            </w14:solidFill>
          </w14:textFill>
        </w:rPr>
      </w:pPr>
      <w:ins w:id="730" w:author="Tejal Dalvi" w:date="2025-11-16T23:55:00Z">
        <w:r>
          <w:rPr>
            <w:rFonts w:hint="default" w:ascii="Calibri Light" w:hAnsi="Calibri Light" w:cs="Calibri Light"/>
            <w:b w:val="0"/>
            <w:bCs w:val="0"/>
            <w:color w:val="000000" w:themeColor="text1"/>
            <w:u w:val="none"/>
            <w14:textFill>
              <w14:solidFill>
                <w14:schemeClr w14:val="tx1"/>
              </w14:solidFill>
            </w14:textFill>
          </w:rPr>
          <w:t>Anonymous proxy</w:t>
        </w:r>
      </w:ins>
    </w:p>
    <w:p w14:paraId="63A77404">
      <w:pPr>
        <w:rPr>
          <w:ins w:id="731" w:author="Tejal Dalvi" w:date="2025-11-16T23:55:00Z"/>
          <w:rFonts w:hint="default" w:ascii="Calibri Light" w:hAnsi="Calibri Light" w:cs="Calibri Light"/>
          <w:b w:val="0"/>
          <w:bCs w:val="0"/>
          <w:color w:val="000000" w:themeColor="text1"/>
          <w:u w:val="none"/>
          <w14:textFill>
            <w14:solidFill>
              <w14:schemeClr w14:val="tx1"/>
            </w14:solidFill>
          </w14:textFill>
        </w:rPr>
      </w:pPr>
      <w:ins w:id="732" w:author="Tejal Dalvi" w:date="2025-11-16T23:55:00Z">
        <w:r>
          <w:rPr>
            <w:rFonts w:hint="default" w:ascii="Calibri Light" w:hAnsi="Calibri Light" w:cs="Calibri Light"/>
            <w:b w:val="0"/>
            <w:bCs w:val="0"/>
            <w:color w:val="000000" w:themeColor="text1"/>
            <w:u w:val="none"/>
            <w14:textFill>
              <w14:solidFill>
                <w14:schemeClr w14:val="tx1"/>
              </w14:solidFill>
            </w14:textFill>
          </w:rPr>
          <w:t>Example</w:t>
        </w:r>
      </w:ins>
    </w:p>
    <w:p w14:paraId="2A1AAB13">
      <w:pPr>
        <w:rPr>
          <w:ins w:id="733" w:author="Tejal Dalvi" w:date="2025-11-16T23:55:00Z"/>
          <w:rFonts w:hint="default" w:ascii="Calibri Light" w:hAnsi="Calibri Light" w:cs="Calibri Light"/>
          <w:b w:val="0"/>
          <w:bCs w:val="0"/>
          <w:color w:val="000000" w:themeColor="text1"/>
          <w:u w:val="none"/>
          <w14:textFill>
            <w14:solidFill>
              <w14:schemeClr w14:val="tx1"/>
            </w14:solidFill>
          </w14:textFill>
        </w:rPr>
      </w:pPr>
      <w:ins w:id="734" w:author="Tejal Dalvi" w:date="2025-11-16T23:55:00Z">
        <w:r>
          <w:rPr>
            <w:rFonts w:hint="default" w:ascii="Calibri Light" w:hAnsi="Calibri Light" w:cs="Calibri Light"/>
            <w:b w:val="0"/>
            <w:bCs w:val="0"/>
            <w:color w:val="000000" w:themeColor="text1"/>
            <w:u w:val="none"/>
            <w14:textFill>
              <w14:solidFill>
                <w14:schemeClr w14:val="tx1"/>
              </w14:solidFill>
            </w14:textFill>
          </w:rPr>
          <w:t>User → Proxy → Website</w:t>
        </w:r>
      </w:ins>
      <w:ins w:id="735"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736" w:author="Tejal Dalvi" w:date="2025-11-16T23:55:00Z">
        <w:r>
          <w:rPr>
            <w:rFonts w:hint="default" w:ascii="Calibri Light" w:hAnsi="Calibri Light" w:cs="Calibri Light"/>
            <w:b w:val="0"/>
            <w:bCs w:val="0"/>
            <w:color w:val="000000" w:themeColor="text1"/>
            <w:u w:val="none"/>
            <w14:textFill>
              <w14:solidFill>
                <w14:schemeClr w14:val="tx1"/>
              </w14:solidFill>
            </w14:textFill>
          </w:rPr>
          <w:t>Website sees proxy's IP, not the user.</w:t>
        </w:r>
      </w:ins>
    </w:p>
    <w:p w14:paraId="5C21C7C6">
      <w:pPr>
        <w:rPr>
          <w:ins w:id="737" w:author="Tejal Dalvi" w:date="2025-11-16T23:55:00Z"/>
          <w:rFonts w:hint="default" w:ascii="Calibri Light" w:hAnsi="Calibri Light" w:cs="Calibri Light"/>
          <w:b w:val="0"/>
          <w:bCs w:val="0"/>
          <w:color w:val="000000" w:themeColor="text1"/>
          <w:u w:val="none"/>
          <w14:textFill>
            <w14:solidFill>
              <w14:schemeClr w14:val="tx1"/>
            </w14:solidFill>
          </w14:textFill>
        </w:rPr>
      </w:pPr>
      <w:ins w:id="738" w:author="Tejal Dalvi" w:date="2025-11-16T23:55:00Z">
        <w:r>
          <w:rPr>
            <w:rFonts w:hint="default" w:ascii="Calibri Light" w:hAnsi="Calibri Light" w:cs="Calibri Light"/>
            <w:b w:val="0"/>
            <w:bCs w:val="0"/>
            <w:color w:val="000000" w:themeColor="text1"/>
            <w:u w:val="none"/>
            <w14:textFill>
              <w14:solidFill>
                <w14:schemeClr w14:val="tx1"/>
              </w14:solidFill>
            </w14:textFill>
          </w:rPr>
          <w:t>5. Anonymizers</w:t>
        </w:r>
      </w:ins>
    </w:p>
    <w:p w14:paraId="16F9E8E6">
      <w:pPr>
        <w:rPr>
          <w:ins w:id="739" w:author="Tejal Dalvi" w:date="2025-11-16T23:55:00Z"/>
          <w:rFonts w:hint="default" w:ascii="Calibri Light" w:hAnsi="Calibri Light" w:cs="Calibri Light"/>
          <w:b w:val="0"/>
          <w:bCs w:val="0"/>
          <w:color w:val="000000" w:themeColor="text1"/>
          <w:u w:val="none"/>
          <w14:textFill>
            <w14:solidFill>
              <w14:schemeClr w14:val="tx1"/>
            </w14:solidFill>
          </w14:textFill>
        </w:rPr>
      </w:pPr>
      <w:ins w:id="740" w:author="Tejal Dalvi" w:date="2025-11-16T23:55:00Z">
        <w:r>
          <w:rPr>
            <w:rFonts w:hint="default" w:ascii="Calibri Light" w:hAnsi="Calibri Light" w:cs="Calibri Light"/>
            <w:b w:val="0"/>
            <w:bCs w:val="0"/>
            <w:color w:val="000000" w:themeColor="text1"/>
            <w:u w:val="none"/>
            <w14:textFill>
              <w14:solidFill>
                <w14:schemeClr w14:val="tx1"/>
              </w14:solidFill>
            </w14:textFill>
          </w:rPr>
          <w:t>Definition</w:t>
        </w:r>
      </w:ins>
    </w:p>
    <w:p w14:paraId="0C687D99">
      <w:pPr>
        <w:rPr>
          <w:ins w:id="741" w:author="Tejal Dalvi" w:date="2025-11-16T23:55:00Z"/>
          <w:rFonts w:hint="default" w:ascii="Calibri Light" w:hAnsi="Calibri Light" w:cs="Calibri Light"/>
          <w:b w:val="0"/>
          <w:bCs w:val="0"/>
          <w:color w:val="000000" w:themeColor="text1"/>
          <w:u w:val="none"/>
          <w14:textFill>
            <w14:solidFill>
              <w14:schemeClr w14:val="tx1"/>
            </w14:solidFill>
          </w14:textFill>
        </w:rPr>
      </w:pPr>
      <w:ins w:id="742" w:author="Tejal Dalvi" w:date="2025-11-16T23:55:00Z">
        <w:r>
          <w:rPr>
            <w:rFonts w:hint="default" w:ascii="Calibri Light" w:hAnsi="Calibri Light" w:cs="Calibri Light"/>
            <w:b w:val="0"/>
            <w:bCs w:val="0"/>
            <w:color w:val="000000" w:themeColor="text1"/>
            <w:u w:val="none"/>
            <w14:textFill>
              <w14:solidFill>
                <w14:schemeClr w14:val="tx1"/>
              </w14:solidFill>
            </w14:textFill>
          </w:rPr>
          <w:t>Anonymizers are tools or services that hide a user’s identity completely, providing full anonymity on the internet.</w:t>
        </w:r>
      </w:ins>
    </w:p>
    <w:p w14:paraId="1FA71958">
      <w:pPr>
        <w:rPr>
          <w:ins w:id="743" w:author="Tejal Dalvi" w:date="2025-11-16T23:55:00Z"/>
          <w:rFonts w:hint="default" w:ascii="Calibri Light" w:hAnsi="Calibri Light" w:cs="Calibri Light"/>
          <w:b w:val="0"/>
          <w:bCs w:val="0"/>
          <w:color w:val="000000" w:themeColor="text1"/>
          <w:u w:val="none"/>
          <w14:textFill>
            <w14:solidFill>
              <w14:schemeClr w14:val="tx1"/>
            </w14:solidFill>
          </w14:textFill>
        </w:rPr>
      </w:pPr>
      <w:ins w:id="744" w:author="Tejal Dalvi" w:date="2025-11-16T23:55:00Z">
        <w:r>
          <w:rPr>
            <w:rFonts w:hint="default" w:ascii="Calibri Light" w:hAnsi="Calibri Light" w:cs="Calibri Light"/>
            <w:b w:val="0"/>
            <w:bCs w:val="0"/>
            <w:color w:val="000000" w:themeColor="text1"/>
            <w:u w:val="none"/>
            <w14:textFill>
              <w14:solidFill>
                <w14:schemeClr w14:val="tx1"/>
              </w14:solidFill>
            </w14:textFill>
          </w:rPr>
          <w:t>Examples</w:t>
        </w:r>
      </w:ins>
    </w:p>
    <w:p w14:paraId="688418BD">
      <w:pPr>
        <w:numPr>
          <w:ilvl w:val="0"/>
          <w:numId w:val="114"/>
        </w:numPr>
        <w:rPr>
          <w:ins w:id="745" w:author="Tejal Dalvi" w:date="2025-11-16T23:55:00Z"/>
          <w:rFonts w:hint="default" w:ascii="Calibri Light" w:hAnsi="Calibri Light" w:cs="Calibri Light"/>
          <w:b w:val="0"/>
          <w:bCs w:val="0"/>
          <w:color w:val="000000" w:themeColor="text1"/>
          <w:u w:val="none"/>
          <w14:textFill>
            <w14:solidFill>
              <w14:schemeClr w14:val="tx1"/>
            </w14:solidFill>
          </w14:textFill>
        </w:rPr>
      </w:pPr>
      <w:ins w:id="746" w:author="Tejal Dalvi" w:date="2025-11-16T23:55:00Z">
        <w:r>
          <w:rPr>
            <w:rFonts w:hint="default" w:ascii="Calibri Light" w:hAnsi="Calibri Light" w:cs="Calibri Light"/>
            <w:b w:val="0"/>
            <w:bCs w:val="0"/>
            <w:color w:val="000000" w:themeColor="text1"/>
            <w:u w:val="none"/>
            <w14:textFill>
              <w14:solidFill>
                <w14:schemeClr w14:val="tx1"/>
              </w14:solidFill>
            </w14:textFill>
          </w:rPr>
          <w:t>Tor Browser</w:t>
        </w:r>
      </w:ins>
    </w:p>
    <w:p w14:paraId="2EB5E759">
      <w:pPr>
        <w:numPr>
          <w:ilvl w:val="0"/>
          <w:numId w:val="114"/>
        </w:numPr>
        <w:rPr>
          <w:ins w:id="747" w:author="Tejal Dalvi" w:date="2025-11-16T23:55:00Z"/>
          <w:rFonts w:hint="default" w:ascii="Calibri Light" w:hAnsi="Calibri Light" w:cs="Calibri Light"/>
          <w:b w:val="0"/>
          <w:bCs w:val="0"/>
          <w:color w:val="000000" w:themeColor="text1"/>
          <w:u w:val="none"/>
          <w14:textFill>
            <w14:solidFill>
              <w14:schemeClr w14:val="tx1"/>
            </w14:solidFill>
          </w14:textFill>
        </w:rPr>
      </w:pPr>
      <w:ins w:id="748" w:author="Tejal Dalvi" w:date="2025-11-16T23:55:00Z">
        <w:r>
          <w:rPr>
            <w:rFonts w:hint="default" w:ascii="Calibri Light" w:hAnsi="Calibri Light" w:cs="Calibri Light"/>
            <w:b w:val="0"/>
            <w:bCs w:val="0"/>
            <w:color w:val="000000" w:themeColor="text1"/>
            <w:u w:val="none"/>
            <w14:textFill>
              <w14:solidFill>
                <w14:schemeClr w14:val="tx1"/>
              </w14:solidFill>
            </w14:textFill>
          </w:rPr>
          <w:t>VPNs</w:t>
        </w:r>
      </w:ins>
    </w:p>
    <w:p w14:paraId="13790F43">
      <w:pPr>
        <w:numPr>
          <w:ilvl w:val="0"/>
          <w:numId w:val="114"/>
        </w:numPr>
        <w:rPr>
          <w:ins w:id="749" w:author="Tejal Dalvi" w:date="2025-11-16T23:55:00Z"/>
          <w:rFonts w:hint="default" w:ascii="Calibri Light" w:hAnsi="Calibri Light" w:cs="Calibri Light"/>
          <w:b w:val="0"/>
          <w:bCs w:val="0"/>
          <w:color w:val="000000" w:themeColor="text1"/>
          <w:u w:val="none"/>
          <w14:textFill>
            <w14:solidFill>
              <w14:schemeClr w14:val="tx1"/>
            </w14:solidFill>
          </w14:textFill>
        </w:rPr>
      </w:pPr>
      <w:ins w:id="750" w:author="Tejal Dalvi" w:date="2025-11-16T23:55:00Z">
        <w:r>
          <w:rPr>
            <w:rFonts w:hint="default" w:ascii="Calibri Light" w:hAnsi="Calibri Light" w:cs="Calibri Light"/>
            <w:b w:val="0"/>
            <w:bCs w:val="0"/>
            <w:color w:val="000000" w:themeColor="text1"/>
            <w:u w:val="none"/>
            <w14:textFill>
              <w14:solidFill>
                <w14:schemeClr w14:val="tx1"/>
              </w14:solidFill>
            </w14:textFill>
          </w:rPr>
          <w:t>Anonymous proxy chains</w:t>
        </w:r>
      </w:ins>
    </w:p>
    <w:p w14:paraId="264B2D39">
      <w:pPr>
        <w:numPr>
          <w:ilvl w:val="0"/>
          <w:numId w:val="114"/>
        </w:numPr>
        <w:rPr>
          <w:ins w:id="751" w:author="Tejal Dalvi" w:date="2025-11-16T23:55:00Z"/>
          <w:rFonts w:hint="default" w:ascii="Calibri Light" w:hAnsi="Calibri Light" w:cs="Calibri Light"/>
          <w:b w:val="0"/>
          <w:bCs w:val="0"/>
          <w:color w:val="000000" w:themeColor="text1"/>
          <w:u w:val="none"/>
          <w14:textFill>
            <w14:solidFill>
              <w14:schemeClr w14:val="tx1"/>
            </w14:solidFill>
          </w14:textFill>
        </w:rPr>
      </w:pPr>
      <w:ins w:id="752" w:author="Tejal Dalvi" w:date="2025-11-16T23:55:00Z">
        <w:r>
          <w:rPr>
            <w:rFonts w:hint="default" w:ascii="Calibri Light" w:hAnsi="Calibri Light" w:cs="Calibri Light"/>
            <w:b w:val="0"/>
            <w:bCs w:val="0"/>
            <w:color w:val="000000" w:themeColor="text1"/>
            <w:u w:val="none"/>
            <w14:textFill>
              <w14:solidFill>
                <w14:schemeClr w14:val="tx1"/>
              </w14:solidFill>
            </w14:textFill>
          </w:rPr>
          <w:t>I2P network</w:t>
        </w:r>
      </w:ins>
    </w:p>
    <w:p w14:paraId="2D1299CF">
      <w:pPr>
        <w:rPr>
          <w:ins w:id="753" w:author="Tejal Dalvi" w:date="2025-11-16T23:55:00Z"/>
          <w:rFonts w:hint="default" w:ascii="Calibri Light" w:hAnsi="Calibri Light" w:cs="Calibri Light"/>
          <w:b w:val="0"/>
          <w:bCs w:val="0"/>
          <w:color w:val="000000" w:themeColor="text1"/>
          <w:u w:val="none"/>
          <w14:textFill>
            <w14:solidFill>
              <w14:schemeClr w14:val="tx1"/>
            </w14:solidFill>
          </w14:textFill>
        </w:rPr>
      </w:pPr>
      <w:ins w:id="754" w:author="Tejal Dalvi" w:date="2025-11-16T23:55:00Z">
        <w:r>
          <w:rPr>
            <w:rFonts w:hint="default" w:ascii="Calibri Light" w:hAnsi="Calibri Light" w:cs="Calibri Light"/>
            <w:b w:val="0"/>
            <w:bCs w:val="0"/>
            <w:color w:val="000000" w:themeColor="text1"/>
            <w:u w:val="none"/>
            <w14:textFill>
              <w14:solidFill>
                <w14:schemeClr w14:val="tx1"/>
              </w14:solidFill>
            </w14:textFill>
          </w:rPr>
          <w:t>Purpose</w:t>
        </w:r>
      </w:ins>
    </w:p>
    <w:p w14:paraId="3DA35338">
      <w:pPr>
        <w:numPr>
          <w:ilvl w:val="0"/>
          <w:numId w:val="115"/>
        </w:numPr>
        <w:rPr>
          <w:ins w:id="755" w:author="Tejal Dalvi" w:date="2025-11-16T23:55:00Z"/>
          <w:rFonts w:hint="default" w:ascii="Calibri Light" w:hAnsi="Calibri Light" w:cs="Calibri Light"/>
          <w:b w:val="0"/>
          <w:bCs w:val="0"/>
          <w:color w:val="000000" w:themeColor="text1"/>
          <w:u w:val="none"/>
          <w14:textFill>
            <w14:solidFill>
              <w14:schemeClr w14:val="tx1"/>
            </w14:solidFill>
          </w14:textFill>
        </w:rPr>
      </w:pPr>
      <w:ins w:id="756" w:author="Tejal Dalvi" w:date="2025-11-16T23:55:00Z">
        <w:r>
          <w:rPr>
            <w:rFonts w:hint="default" w:ascii="Calibri Light" w:hAnsi="Calibri Light" w:cs="Calibri Light"/>
            <w:b w:val="0"/>
            <w:bCs w:val="0"/>
            <w:color w:val="000000" w:themeColor="text1"/>
            <w:u w:val="none"/>
            <w14:textFill>
              <w14:solidFill>
                <w14:schemeClr w14:val="tx1"/>
              </w14:solidFill>
            </w14:textFill>
          </w:rPr>
          <w:t>Prevent tracking</w:t>
        </w:r>
      </w:ins>
    </w:p>
    <w:p w14:paraId="3DBC6DF3">
      <w:pPr>
        <w:numPr>
          <w:ilvl w:val="0"/>
          <w:numId w:val="115"/>
        </w:numPr>
        <w:rPr>
          <w:ins w:id="757" w:author="Tejal Dalvi" w:date="2025-11-16T23:55:00Z"/>
          <w:rFonts w:hint="default" w:ascii="Calibri Light" w:hAnsi="Calibri Light" w:cs="Calibri Light"/>
          <w:b w:val="0"/>
          <w:bCs w:val="0"/>
          <w:color w:val="000000" w:themeColor="text1"/>
          <w:u w:val="none"/>
          <w14:textFill>
            <w14:solidFill>
              <w14:schemeClr w14:val="tx1"/>
            </w14:solidFill>
          </w14:textFill>
        </w:rPr>
      </w:pPr>
      <w:ins w:id="758" w:author="Tejal Dalvi" w:date="2025-11-16T23:55:00Z">
        <w:r>
          <w:rPr>
            <w:rFonts w:hint="default" w:ascii="Calibri Light" w:hAnsi="Calibri Light" w:cs="Calibri Light"/>
            <w:b w:val="0"/>
            <w:bCs w:val="0"/>
            <w:color w:val="000000" w:themeColor="text1"/>
            <w:u w:val="none"/>
            <w14:textFill>
              <w14:solidFill>
                <w14:schemeClr w14:val="tx1"/>
              </w14:solidFill>
            </w14:textFill>
          </w:rPr>
          <w:t>Protect privacy</w:t>
        </w:r>
      </w:ins>
    </w:p>
    <w:p w14:paraId="00D2DE9E">
      <w:pPr>
        <w:numPr>
          <w:ilvl w:val="0"/>
          <w:numId w:val="115"/>
        </w:numPr>
        <w:rPr>
          <w:ins w:id="759" w:author="Tejal Dalvi" w:date="2025-11-16T23:55:00Z"/>
          <w:rFonts w:hint="default" w:ascii="Calibri Light" w:hAnsi="Calibri Light" w:cs="Calibri Light"/>
          <w:b w:val="0"/>
          <w:bCs w:val="0"/>
          <w:color w:val="000000" w:themeColor="text1"/>
          <w:u w:val="none"/>
          <w14:textFill>
            <w14:solidFill>
              <w14:schemeClr w14:val="tx1"/>
            </w14:solidFill>
          </w14:textFill>
        </w:rPr>
      </w:pPr>
      <w:ins w:id="760" w:author="Tejal Dalvi" w:date="2025-11-16T23:55:00Z">
        <w:r>
          <w:rPr>
            <w:rFonts w:hint="default" w:ascii="Calibri Light" w:hAnsi="Calibri Light" w:cs="Calibri Light"/>
            <w:b w:val="0"/>
            <w:bCs w:val="0"/>
            <w:color w:val="000000" w:themeColor="text1"/>
            <w:u w:val="none"/>
            <w14:textFill>
              <w14:solidFill>
                <w14:schemeClr w14:val="tx1"/>
              </w14:solidFill>
            </w14:textFill>
          </w:rPr>
          <w:t>Hide original IP address</w:t>
        </w:r>
      </w:ins>
    </w:p>
    <w:p w14:paraId="34B316FC">
      <w:pPr>
        <w:numPr>
          <w:ilvl w:val="0"/>
          <w:numId w:val="115"/>
        </w:numPr>
        <w:rPr>
          <w:ins w:id="761" w:author="Tejal Dalvi" w:date="2025-11-16T23:55:00Z"/>
          <w:rFonts w:hint="default" w:ascii="Calibri Light" w:hAnsi="Calibri Light" w:cs="Calibri Light"/>
          <w:b w:val="0"/>
          <w:bCs w:val="0"/>
          <w:color w:val="000000" w:themeColor="text1"/>
          <w:u w:val="none"/>
          <w14:textFill>
            <w14:solidFill>
              <w14:schemeClr w14:val="tx1"/>
            </w14:solidFill>
          </w14:textFill>
        </w:rPr>
      </w:pPr>
      <w:ins w:id="762" w:author="Tejal Dalvi" w:date="2025-11-16T23:55:00Z">
        <w:r>
          <w:rPr>
            <w:rFonts w:hint="default" w:ascii="Calibri Light" w:hAnsi="Calibri Light" w:cs="Calibri Light"/>
            <w:b w:val="0"/>
            <w:bCs w:val="0"/>
            <w:color w:val="000000" w:themeColor="text1"/>
            <w:u w:val="none"/>
            <w14:textFill>
              <w14:solidFill>
                <w14:schemeClr w14:val="tx1"/>
              </w14:solidFill>
            </w14:textFill>
          </w:rPr>
          <w:t>Bypass censorship</w:t>
        </w:r>
      </w:ins>
    </w:p>
    <w:p w14:paraId="5585953E">
      <w:pPr>
        <w:rPr>
          <w:ins w:id="763" w:author="Tejal Dalvi" w:date="2025-11-16T23:55:00Z"/>
          <w:rFonts w:hint="default" w:ascii="Calibri Light" w:hAnsi="Calibri Light" w:cs="Calibri Light"/>
          <w:b w:val="0"/>
          <w:bCs w:val="0"/>
          <w:color w:val="000000" w:themeColor="text1"/>
          <w:u w:val="none"/>
          <w14:textFill>
            <w14:solidFill>
              <w14:schemeClr w14:val="tx1"/>
            </w14:solidFill>
          </w14:textFill>
        </w:rPr>
      </w:pPr>
      <w:ins w:id="764" w:author="Tejal Dalvi" w:date="2025-11-16T23:55:00Z">
        <w:r>
          <w:rPr>
            <w:rFonts w:hint="default" w:ascii="Calibri Light" w:hAnsi="Calibri Light" w:cs="Calibri Light"/>
            <w:b w:val="0"/>
            <w:bCs w:val="0"/>
            <w:color w:val="000000" w:themeColor="text1"/>
            <w:u w:val="none"/>
            <w14:textFill>
              <w14:solidFill>
                <w14:schemeClr w14:val="tx1"/>
              </w14:solidFill>
            </w14:textFill>
          </w:rPr>
          <w:t>6. IP Spoofing (with Countermeasures)</w:t>
        </w:r>
      </w:ins>
    </w:p>
    <w:p w14:paraId="00BB4CBF">
      <w:pPr>
        <w:rPr>
          <w:ins w:id="765" w:author="Tejal Dalvi" w:date="2025-11-16T23:55:00Z"/>
          <w:rFonts w:hint="default" w:ascii="Calibri Light" w:hAnsi="Calibri Light" w:cs="Calibri Light"/>
          <w:b w:val="0"/>
          <w:bCs w:val="0"/>
          <w:color w:val="000000" w:themeColor="text1"/>
          <w:u w:val="none"/>
          <w14:textFill>
            <w14:solidFill>
              <w14:schemeClr w14:val="tx1"/>
            </w14:solidFill>
          </w14:textFill>
        </w:rPr>
      </w:pPr>
      <w:ins w:id="766" w:author="Tejal Dalvi" w:date="2025-11-16T23:55:00Z">
        <w:r>
          <w:rPr>
            <w:rFonts w:hint="default" w:ascii="Calibri Light" w:hAnsi="Calibri Light" w:cs="Calibri Light"/>
            <w:b w:val="0"/>
            <w:bCs w:val="0"/>
            <w:color w:val="000000" w:themeColor="text1"/>
            <w:u w:val="none"/>
            <w14:textFill>
              <w14:solidFill>
                <w14:schemeClr w14:val="tx1"/>
              </w14:solidFill>
            </w14:textFill>
          </w:rPr>
          <w:t>Definition</w:t>
        </w:r>
      </w:ins>
    </w:p>
    <w:p w14:paraId="2C7BF5AF">
      <w:pPr>
        <w:rPr>
          <w:ins w:id="767" w:author="Tejal Dalvi" w:date="2025-11-16T23:55:00Z"/>
          <w:rFonts w:hint="default" w:ascii="Calibri Light" w:hAnsi="Calibri Light" w:cs="Calibri Light"/>
          <w:b w:val="0"/>
          <w:bCs w:val="0"/>
          <w:color w:val="000000" w:themeColor="text1"/>
          <w:u w:val="none"/>
          <w14:textFill>
            <w14:solidFill>
              <w14:schemeClr w14:val="tx1"/>
            </w14:solidFill>
          </w14:textFill>
        </w:rPr>
      </w:pPr>
      <w:ins w:id="768" w:author="Tejal Dalvi" w:date="2025-11-16T23:55:00Z">
        <w:r>
          <w:rPr>
            <w:rFonts w:hint="default" w:ascii="Calibri Light" w:hAnsi="Calibri Light" w:cs="Calibri Light"/>
            <w:b w:val="0"/>
            <w:bCs w:val="0"/>
            <w:color w:val="000000" w:themeColor="text1"/>
            <w:u w:val="none"/>
            <w14:textFill>
              <w14:solidFill>
                <w14:schemeClr w14:val="tx1"/>
              </w14:solidFill>
            </w14:textFill>
          </w:rPr>
          <w:t>IP Spoofing means sending packets using a fake (forged) IP address to hide identity or impersonate another system.</w:t>
        </w:r>
      </w:ins>
    </w:p>
    <w:p w14:paraId="2A8CFA31">
      <w:pPr>
        <w:rPr>
          <w:ins w:id="769" w:author="Tejal Dalvi" w:date="2025-11-16T23:55:00Z"/>
          <w:rFonts w:hint="default" w:ascii="Calibri Light" w:hAnsi="Calibri Light" w:cs="Calibri Light"/>
          <w:b w:val="0"/>
          <w:bCs w:val="0"/>
          <w:color w:val="000000" w:themeColor="text1"/>
          <w:u w:val="none"/>
          <w14:textFill>
            <w14:solidFill>
              <w14:schemeClr w14:val="tx1"/>
            </w14:solidFill>
          </w14:textFill>
        </w:rPr>
      </w:pPr>
      <w:ins w:id="770" w:author="Tejal Dalvi" w:date="2025-11-16T23:55:00Z">
        <w:r>
          <w:rPr>
            <w:rFonts w:hint="default" w:ascii="Calibri Light" w:hAnsi="Calibri Light" w:cs="Calibri Light"/>
            <w:b w:val="0"/>
            <w:bCs w:val="0"/>
            <w:color w:val="000000" w:themeColor="text1"/>
            <w:u w:val="none"/>
            <w14:textFill>
              <w14:solidFill>
                <w14:schemeClr w14:val="tx1"/>
              </w14:solidFill>
            </w14:textFill>
          </w:rPr>
          <w:t>Why attackers use IP spoofing?</w:t>
        </w:r>
      </w:ins>
    </w:p>
    <w:p w14:paraId="7D66F0F1">
      <w:pPr>
        <w:numPr>
          <w:ilvl w:val="0"/>
          <w:numId w:val="116"/>
        </w:numPr>
        <w:rPr>
          <w:ins w:id="771" w:author="Tejal Dalvi" w:date="2025-11-16T23:55:00Z"/>
          <w:rFonts w:hint="default" w:ascii="Calibri Light" w:hAnsi="Calibri Light" w:cs="Calibri Light"/>
          <w:b w:val="0"/>
          <w:bCs w:val="0"/>
          <w:color w:val="000000" w:themeColor="text1"/>
          <w:u w:val="none"/>
          <w14:textFill>
            <w14:solidFill>
              <w14:schemeClr w14:val="tx1"/>
            </w14:solidFill>
          </w14:textFill>
        </w:rPr>
      </w:pPr>
      <w:ins w:id="772" w:author="Tejal Dalvi" w:date="2025-11-16T23:55:00Z">
        <w:r>
          <w:rPr>
            <w:rFonts w:hint="default" w:ascii="Calibri Light" w:hAnsi="Calibri Light" w:cs="Calibri Light"/>
            <w:b w:val="0"/>
            <w:bCs w:val="0"/>
            <w:color w:val="000000" w:themeColor="text1"/>
            <w:u w:val="none"/>
            <w14:textFill>
              <w14:solidFill>
                <w14:schemeClr w14:val="tx1"/>
              </w14:solidFill>
            </w14:textFill>
          </w:rPr>
          <w:t>Hide their real location</w:t>
        </w:r>
      </w:ins>
    </w:p>
    <w:p w14:paraId="71364C84">
      <w:pPr>
        <w:numPr>
          <w:ilvl w:val="0"/>
          <w:numId w:val="116"/>
        </w:numPr>
        <w:rPr>
          <w:ins w:id="773" w:author="Tejal Dalvi" w:date="2025-11-16T23:55:00Z"/>
          <w:rFonts w:hint="default" w:ascii="Calibri Light" w:hAnsi="Calibri Light" w:cs="Calibri Light"/>
          <w:b w:val="0"/>
          <w:bCs w:val="0"/>
          <w:color w:val="000000" w:themeColor="text1"/>
          <w:u w:val="none"/>
          <w14:textFill>
            <w14:solidFill>
              <w14:schemeClr w14:val="tx1"/>
            </w14:solidFill>
          </w14:textFill>
        </w:rPr>
      </w:pPr>
      <w:ins w:id="774" w:author="Tejal Dalvi" w:date="2025-11-16T23:55:00Z">
        <w:r>
          <w:rPr>
            <w:rFonts w:hint="default" w:ascii="Calibri Light" w:hAnsi="Calibri Light" w:cs="Calibri Light"/>
            <w:b w:val="0"/>
            <w:bCs w:val="0"/>
            <w:color w:val="000000" w:themeColor="text1"/>
            <w:u w:val="none"/>
            <w14:textFill>
              <w14:solidFill>
                <w14:schemeClr w14:val="tx1"/>
              </w14:solidFill>
            </w14:textFill>
          </w:rPr>
          <w:t>Bypass IP-based authentication</w:t>
        </w:r>
      </w:ins>
    </w:p>
    <w:p w14:paraId="4B224908">
      <w:pPr>
        <w:numPr>
          <w:ilvl w:val="0"/>
          <w:numId w:val="116"/>
        </w:numPr>
        <w:rPr>
          <w:ins w:id="775" w:author="Tejal Dalvi" w:date="2025-11-16T23:55:00Z"/>
          <w:rFonts w:hint="default" w:ascii="Calibri Light" w:hAnsi="Calibri Light" w:cs="Calibri Light"/>
          <w:b w:val="0"/>
          <w:bCs w:val="0"/>
          <w:color w:val="000000" w:themeColor="text1"/>
          <w:u w:val="none"/>
          <w14:textFill>
            <w14:solidFill>
              <w14:schemeClr w14:val="tx1"/>
            </w14:solidFill>
          </w14:textFill>
        </w:rPr>
      </w:pPr>
      <w:ins w:id="776" w:author="Tejal Dalvi" w:date="2025-11-16T23:55:00Z">
        <w:r>
          <w:rPr>
            <w:rFonts w:hint="default" w:ascii="Calibri Light" w:hAnsi="Calibri Light" w:cs="Calibri Light"/>
            <w:b w:val="0"/>
            <w:bCs w:val="0"/>
            <w:color w:val="000000" w:themeColor="text1"/>
            <w:u w:val="none"/>
            <w14:textFill>
              <w14:solidFill>
                <w14:schemeClr w14:val="tx1"/>
              </w14:solidFill>
            </w14:textFill>
          </w:rPr>
          <w:t>Perform DoS/DDoS attacks</w:t>
        </w:r>
      </w:ins>
    </w:p>
    <w:p w14:paraId="7D589317">
      <w:pPr>
        <w:numPr>
          <w:ilvl w:val="0"/>
          <w:numId w:val="116"/>
        </w:numPr>
        <w:rPr>
          <w:ins w:id="777" w:author="Tejal Dalvi" w:date="2025-11-16T23:55:00Z"/>
          <w:rFonts w:hint="default" w:ascii="Calibri Light" w:hAnsi="Calibri Light" w:cs="Calibri Light"/>
          <w:b w:val="0"/>
          <w:bCs w:val="0"/>
          <w:color w:val="000000" w:themeColor="text1"/>
          <w:u w:val="none"/>
          <w14:textFill>
            <w14:solidFill>
              <w14:schemeClr w14:val="tx1"/>
            </w14:solidFill>
          </w14:textFill>
        </w:rPr>
      </w:pPr>
      <w:ins w:id="778" w:author="Tejal Dalvi" w:date="2025-11-16T23:55:00Z">
        <w:r>
          <w:rPr>
            <w:rFonts w:hint="default" w:ascii="Calibri Light" w:hAnsi="Calibri Light" w:cs="Calibri Light"/>
            <w:b w:val="0"/>
            <w:bCs w:val="0"/>
            <w:color w:val="000000" w:themeColor="text1"/>
            <w:u w:val="none"/>
            <w14:textFill>
              <w14:solidFill>
                <w14:schemeClr w14:val="tx1"/>
              </w14:solidFill>
            </w14:textFill>
          </w:rPr>
          <w:t>Hijack sessions</w:t>
        </w:r>
      </w:ins>
    </w:p>
    <w:p w14:paraId="4A0FDBBB">
      <w:pPr>
        <w:rPr>
          <w:ins w:id="779" w:author="Tejal Dalvi" w:date="2025-11-16T23:55:00Z"/>
          <w:rFonts w:hint="default" w:ascii="Calibri Light" w:hAnsi="Calibri Light" w:cs="Calibri Light"/>
          <w:b w:val="0"/>
          <w:bCs w:val="0"/>
          <w:color w:val="000000" w:themeColor="text1"/>
          <w:u w:val="none"/>
          <w14:textFill>
            <w14:solidFill>
              <w14:schemeClr w14:val="tx1"/>
            </w14:solidFill>
          </w14:textFill>
        </w:rPr>
      </w:pPr>
      <w:ins w:id="780"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32" o:spt="1" style="height:1.5pt;width:0pt;" fillcolor="#A0A0A0" filled="t" stroked="f" coordsize="21600,21600" o:hr="t" o:hrstd="t" o:hralign="center">
              <v:path/>
              <v:fill on="t" focussize="0,0"/>
              <v:stroke on="f"/>
              <v:imagedata o:title=""/>
              <o:lock v:ext="edit"/>
              <w10:wrap type="none"/>
              <w10:anchorlock/>
            </v:rect>
          </w:pict>
        </w:r>
      </w:ins>
    </w:p>
    <w:p w14:paraId="5D6D70DE">
      <w:pPr>
        <w:rPr>
          <w:ins w:id="782" w:author="Tejal Dalvi" w:date="2025-11-16T23:55:00Z"/>
          <w:rFonts w:hint="default" w:ascii="Calibri Light" w:hAnsi="Calibri Light" w:cs="Calibri Light"/>
          <w:b w:val="0"/>
          <w:bCs w:val="0"/>
          <w:color w:val="000000" w:themeColor="text1"/>
          <w:u w:val="none"/>
          <w14:textFill>
            <w14:solidFill>
              <w14:schemeClr w14:val="tx1"/>
            </w14:solidFill>
          </w14:textFill>
        </w:rPr>
      </w:pPr>
      <w:ins w:id="783" w:author="Tejal Dalvi" w:date="2025-11-16T23:55:00Z">
        <w:r>
          <w:rPr>
            <w:rFonts w:hint="default" w:ascii="Calibri Light" w:hAnsi="Calibri Light" w:cs="Calibri Light"/>
            <w:b w:val="0"/>
            <w:bCs w:val="0"/>
            <w:color w:val="000000" w:themeColor="text1"/>
            <w:u w:val="none"/>
            <w14:textFill>
              <w14:solidFill>
                <w14:schemeClr w14:val="tx1"/>
              </w14:solidFill>
            </w14:textFill>
          </w:rPr>
          <w:t>🔍 Simple Example</w:t>
        </w:r>
      </w:ins>
    </w:p>
    <w:p w14:paraId="4A8FEFFB">
      <w:pPr>
        <w:rPr>
          <w:ins w:id="784" w:author="Tejal Dalvi" w:date="2025-11-16T23:55:00Z"/>
          <w:rFonts w:hint="default" w:ascii="Calibri Light" w:hAnsi="Calibri Light" w:cs="Calibri Light"/>
          <w:b w:val="0"/>
          <w:bCs w:val="0"/>
          <w:color w:val="000000" w:themeColor="text1"/>
          <w:u w:val="none"/>
          <w14:textFill>
            <w14:solidFill>
              <w14:schemeClr w14:val="tx1"/>
            </w14:solidFill>
          </w14:textFill>
        </w:rPr>
      </w:pPr>
      <w:ins w:id="785"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 sends a packet to a server pretending to be from 192.168.1.10.</w:t>
        </w:r>
      </w:ins>
      <w:ins w:id="786"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787" w:author="Tejal Dalvi" w:date="2025-11-16T23:55:00Z">
        <w:r>
          <w:rPr>
            <w:rFonts w:hint="default" w:ascii="Calibri Light" w:hAnsi="Calibri Light" w:cs="Calibri Light"/>
            <w:b w:val="0"/>
            <w:bCs w:val="0"/>
            <w:color w:val="000000" w:themeColor="text1"/>
            <w:u w:val="none"/>
            <w14:textFill>
              <w14:solidFill>
                <w14:schemeClr w14:val="tx1"/>
              </w14:solidFill>
            </w14:textFill>
          </w:rPr>
          <w:t>Server trusts the fake IP and responds.</w:t>
        </w:r>
      </w:ins>
    </w:p>
    <w:p w14:paraId="0EF64947">
      <w:pPr>
        <w:rPr>
          <w:ins w:id="788" w:author="Tejal Dalvi" w:date="2025-11-16T23:55:00Z"/>
          <w:rFonts w:hint="default" w:ascii="Calibri Light" w:hAnsi="Calibri Light" w:cs="Calibri Light"/>
          <w:b w:val="0"/>
          <w:bCs w:val="0"/>
          <w:color w:val="000000" w:themeColor="text1"/>
          <w:u w:val="none"/>
          <w14:textFill>
            <w14:solidFill>
              <w14:schemeClr w14:val="tx1"/>
            </w14:solidFill>
          </w14:textFill>
        </w:rPr>
      </w:pPr>
      <w:ins w:id="789" w:author="Tejal Dalvi" w:date="2025-11-16T23:55:00Z">
        <w:r>
          <w:rPr>
            <w:rFonts w:hint="default" w:ascii="Calibri Light" w:hAnsi="Calibri Light" w:cs="Calibri Light"/>
            <w:b w:val="0"/>
            <w:bCs w:val="0"/>
            <w:color w:val="000000" w:themeColor="text1"/>
            <w:u w:val="none"/>
            <w14:textFill>
              <w14:solidFill>
                <w14:schemeClr w14:val="tx1"/>
              </w14:solidFill>
            </w14:textFill>
          </w:rPr>
          <w:t>Countermeasures for IP Spoofing</w:t>
        </w:r>
      </w:ins>
    </w:p>
    <w:p w14:paraId="1965DB26">
      <w:pPr>
        <w:rPr>
          <w:ins w:id="790" w:author="Tejal Dalvi" w:date="2025-11-16T23:55:00Z"/>
          <w:rFonts w:hint="default" w:ascii="Calibri Light" w:hAnsi="Calibri Light" w:cs="Calibri Light"/>
          <w:b w:val="0"/>
          <w:bCs w:val="0"/>
          <w:color w:val="000000" w:themeColor="text1"/>
          <w:u w:val="none"/>
          <w14:textFill>
            <w14:solidFill>
              <w14:schemeClr w14:val="tx1"/>
            </w14:solidFill>
          </w14:textFill>
        </w:rPr>
      </w:pPr>
      <w:ins w:id="791" w:author="Tejal Dalvi" w:date="2025-11-16T23:55:00Z">
        <w:r>
          <w:rPr>
            <w:rFonts w:hint="default" w:ascii="Calibri Light" w:hAnsi="Calibri Light" w:cs="Calibri Light"/>
            <w:b w:val="0"/>
            <w:bCs w:val="0"/>
            <w:color w:val="000000" w:themeColor="text1"/>
            <w:u w:val="none"/>
            <w14:textFill>
              <w14:solidFill>
                <w14:schemeClr w14:val="tx1"/>
              </w14:solidFill>
            </w14:textFill>
          </w:rPr>
          <w:t>1. Packet Filtering</w:t>
        </w:r>
      </w:ins>
    </w:p>
    <w:p w14:paraId="7394F6AD">
      <w:pPr>
        <w:numPr>
          <w:ilvl w:val="0"/>
          <w:numId w:val="117"/>
        </w:numPr>
        <w:rPr>
          <w:ins w:id="792" w:author="Tejal Dalvi" w:date="2025-11-16T23:55:00Z"/>
          <w:rFonts w:hint="default" w:ascii="Calibri Light" w:hAnsi="Calibri Light" w:cs="Calibri Light"/>
          <w:b w:val="0"/>
          <w:bCs w:val="0"/>
          <w:color w:val="000000" w:themeColor="text1"/>
          <w:u w:val="none"/>
          <w14:textFill>
            <w14:solidFill>
              <w14:schemeClr w14:val="tx1"/>
            </w14:solidFill>
          </w14:textFill>
        </w:rPr>
      </w:pPr>
      <w:ins w:id="793" w:author="Tejal Dalvi" w:date="2025-11-16T23:55:00Z">
        <w:r>
          <w:rPr>
            <w:rFonts w:hint="default" w:ascii="Calibri Light" w:hAnsi="Calibri Light" w:cs="Calibri Light"/>
            <w:b w:val="0"/>
            <w:bCs w:val="0"/>
            <w:color w:val="000000" w:themeColor="text1"/>
            <w:u w:val="none"/>
            <w14:textFill>
              <w14:solidFill>
                <w14:schemeClr w14:val="tx1"/>
              </w14:solidFill>
            </w14:textFill>
          </w:rPr>
          <w:t>Router drops packets with fake source IPs.</w:t>
        </w:r>
      </w:ins>
    </w:p>
    <w:p w14:paraId="34C83BB1">
      <w:pPr>
        <w:rPr>
          <w:ins w:id="794" w:author="Tejal Dalvi" w:date="2025-11-16T23:55:00Z"/>
          <w:rFonts w:hint="default" w:ascii="Calibri Light" w:hAnsi="Calibri Light" w:cs="Calibri Light"/>
          <w:b w:val="0"/>
          <w:bCs w:val="0"/>
          <w:color w:val="000000" w:themeColor="text1"/>
          <w:u w:val="none"/>
          <w14:textFill>
            <w14:solidFill>
              <w14:schemeClr w14:val="tx1"/>
            </w14:solidFill>
          </w14:textFill>
        </w:rPr>
      </w:pPr>
      <w:ins w:id="795" w:author="Tejal Dalvi" w:date="2025-11-16T23:55:00Z">
        <w:r>
          <w:rPr>
            <w:rFonts w:hint="default" w:ascii="Calibri Light" w:hAnsi="Calibri Light" w:cs="Calibri Light"/>
            <w:b w:val="0"/>
            <w:bCs w:val="0"/>
            <w:color w:val="000000" w:themeColor="text1"/>
            <w:u w:val="none"/>
            <w14:textFill>
              <w14:solidFill>
                <w14:schemeClr w14:val="tx1"/>
              </w14:solidFill>
            </w14:textFill>
          </w:rPr>
          <w:t>2. Ingress/Egress Filtering</w:t>
        </w:r>
      </w:ins>
    </w:p>
    <w:p w14:paraId="00A6BE0F">
      <w:pPr>
        <w:numPr>
          <w:ilvl w:val="0"/>
          <w:numId w:val="118"/>
        </w:numPr>
        <w:rPr>
          <w:ins w:id="796" w:author="Tejal Dalvi" w:date="2025-11-16T23:55:00Z"/>
          <w:rFonts w:hint="default" w:ascii="Calibri Light" w:hAnsi="Calibri Light" w:cs="Calibri Light"/>
          <w:b w:val="0"/>
          <w:bCs w:val="0"/>
          <w:color w:val="000000" w:themeColor="text1"/>
          <w:u w:val="none"/>
          <w14:textFill>
            <w14:solidFill>
              <w14:schemeClr w14:val="tx1"/>
            </w14:solidFill>
          </w14:textFill>
        </w:rPr>
      </w:pPr>
      <w:ins w:id="797" w:author="Tejal Dalvi" w:date="2025-11-16T23:55:00Z">
        <w:r>
          <w:rPr>
            <w:rFonts w:hint="default" w:ascii="Calibri Light" w:hAnsi="Calibri Light" w:cs="Calibri Light"/>
            <w:b w:val="0"/>
            <w:bCs w:val="0"/>
            <w:color w:val="000000" w:themeColor="text1"/>
            <w:u w:val="none"/>
            <w14:textFill>
              <w14:solidFill>
                <w14:schemeClr w14:val="tx1"/>
              </w14:solidFill>
            </w14:textFill>
          </w:rPr>
          <w:t>Block packets entering/leaving with invalid IP addresses.</w:t>
        </w:r>
      </w:ins>
    </w:p>
    <w:p w14:paraId="17D6073D">
      <w:pPr>
        <w:rPr>
          <w:ins w:id="798" w:author="Tejal Dalvi" w:date="2025-11-16T23:55:00Z"/>
          <w:rFonts w:hint="default" w:ascii="Calibri Light" w:hAnsi="Calibri Light" w:cs="Calibri Light"/>
          <w:b w:val="0"/>
          <w:bCs w:val="0"/>
          <w:color w:val="000000" w:themeColor="text1"/>
          <w:u w:val="none"/>
          <w14:textFill>
            <w14:solidFill>
              <w14:schemeClr w14:val="tx1"/>
            </w14:solidFill>
          </w14:textFill>
        </w:rPr>
      </w:pPr>
      <w:ins w:id="799" w:author="Tejal Dalvi" w:date="2025-11-16T23:55:00Z">
        <w:r>
          <w:rPr>
            <w:rFonts w:hint="default" w:ascii="Calibri Light" w:hAnsi="Calibri Light" w:cs="Calibri Light"/>
            <w:b w:val="0"/>
            <w:bCs w:val="0"/>
            <w:color w:val="000000" w:themeColor="text1"/>
            <w:u w:val="none"/>
            <w14:textFill>
              <w14:solidFill>
                <w14:schemeClr w14:val="tx1"/>
              </w14:solidFill>
            </w14:textFill>
          </w:rPr>
          <w:t>3. Use Encryption (SSL/TLS)</w:t>
        </w:r>
      </w:ins>
    </w:p>
    <w:p w14:paraId="08E07513">
      <w:pPr>
        <w:rPr>
          <w:ins w:id="800" w:author="Tejal Dalvi" w:date="2025-11-16T23:55:00Z"/>
          <w:rFonts w:hint="default" w:ascii="Calibri Light" w:hAnsi="Calibri Light" w:cs="Calibri Light"/>
          <w:b w:val="0"/>
          <w:bCs w:val="0"/>
          <w:color w:val="000000" w:themeColor="text1"/>
          <w:u w:val="none"/>
          <w14:textFill>
            <w14:solidFill>
              <w14:schemeClr w14:val="tx1"/>
            </w14:solidFill>
          </w14:textFill>
        </w:rPr>
      </w:pPr>
      <w:ins w:id="801" w:author="Tejal Dalvi" w:date="2025-11-16T23:55:00Z">
        <w:r>
          <w:rPr>
            <w:rFonts w:hint="default" w:ascii="Calibri Light" w:hAnsi="Calibri Light" w:cs="Calibri Light"/>
            <w:b w:val="0"/>
            <w:bCs w:val="0"/>
            <w:color w:val="000000" w:themeColor="text1"/>
            <w:u w:val="none"/>
            <w14:textFill>
              <w14:solidFill>
                <w14:schemeClr w14:val="tx1"/>
              </w14:solidFill>
            </w14:textFill>
          </w:rPr>
          <w:t>Prevents session hijacking through spoofed IP.</w:t>
        </w:r>
      </w:ins>
    </w:p>
    <w:p w14:paraId="25F80493">
      <w:pPr>
        <w:rPr>
          <w:ins w:id="802" w:author="Tejal Dalvi" w:date="2025-11-16T23:55:00Z"/>
          <w:rFonts w:hint="default" w:ascii="Calibri Light" w:hAnsi="Calibri Light" w:cs="Calibri Light"/>
          <w:b w:val="0"/>
          <w:bCs w:val="0"/>
          <w:color w:val="000000" w:themeColor="text1"/>
          <w:u w:val="none"/>
          <w14:textFill>
            <w14:solidFill>
              <w14:schemeClr w14:val="tx1"/>
            </w14:solidFill>
          </w14:textFill>
        </w:rPr>
      </w:pPr>
      <w:ins w:id="803" w:author="Tejal Dalvi" w:date="2025-11-16T23:55:00Z">
        <w:r>
          <w:rPr>
            <w:rFonts w:hint="default" w:ascii="Calibri Light" w:hAnsi="Calibri Light" w:cs="Calibri Light"/>
            <w:b w:val="0"/>
            <w:bCs w:val="0"/>
            <w:color w:val="000000" w:themeColor="text1"/>
            <w:u w:val="none"/>
            <w14:textFill>
              <w14:solidFill>
                <w14:schemeClr w14:val="tx1"/>
              </w14:solidFill>
            </w14:textFill>
          </w:rPr>
          <w:t>4. Enable Source Address Verification</w:t>
        </w:r>
      </w:ins>
    </w:p>
    <w:p w14:paraId="36D4531B">
      <w:pPr>
        <w:numPr>
          <w:ilvl w:val="0"/>
          <w:numId w:val="119"/>
        </w:numPr>
        <w:rPr>
          <w:ins w:id="804" w:author="Tejal Dalvi" w:date="2025-11-16T23:55:00Z"/>
          <w:rFonts w:hint="default" w:ascii="Calibri Light" w:hAnsi="Calibri Light" w:cs="Calibri Light"/>
          <w:b w:val="0"/>
          <w:bCs w:val="0"/>
          <w:color w:val="000000" w:themeColor="text1"/>
          <w:u w:val="none"/>
          <w14:textFill>
            <w14:solidFill>
              <w14:schemeClr w14:val="tx1"/>
            </w14:solidFill>
          </w14:textFill>
        </w:rPr>
      </w:pPr>
      <w:ins w:id="805" w:author="Tejal Dalvi" w:date="2025-11-16T23:55:00Z">
        <w:r>
          <w:rPr>
            <w:rFonts w:hint="default" w:ascii="Calibri Light" w:hAnsi="Calibri Light" w:cs="Calibri Light"/>
            <w:b w:val="0"/>
            <w:bCs w:val="0"/>
            <w:color w:val="000000" w:themeColor="text1"/>
            <w:u w:val="none"/>
            <w14:textFill>
              <w14:solidFill>
                <w14:schemeClr w14:val="tx1"/>
              </w14:solidFill>
            </w14:textFill>
          </w:rPr>
          <w:t>Routers verify source address before forwarding.</w:t>
        </w:r>
      </w:ins>
    </w:p>
    <w:p w14:paraId="0A8510E2">
      <w:pPr>
        <w:rPr>
          <w:ins w:id="806" w:author="Tejal Dalvi" w:date="2025-11-16T23:55:00Z"/>
          <w:rFonts w:hint="default" w:ascii="Calibri Light" w:hAnsi="Calibri Light" w:cs="Calibri Light"/>
          <w:b w:val="0"/>
          <w:bCs w:val="0"/>
          <w:color w:val="000000" w:themeColor="text1"/>
          <w:u w:val="none"/>
          <w14:textFill>
            <w14:solidFill>
              <w14:schemeClr w14:val="tx1"/>
            </w14:solidFill>
          </w14:textFill>
        </w:rPr>
      </w:pPr>
      <w:ins w:id="807" w:author="Tejal Dalvi" w:date="2025-11-16T23:55:00Z">
        <w:r>
          <w:rPr>
            <w:rFonts w:hint="default" w:ascii="Calibri Light" w:hAnsi="Calibri Light" w:cs="Calibri Light"/>
            <w:b w:val="0"/>
            <w:bCs w:val="0"/>
            <w:color w:val="000000" w:themeColor="text1"/>
            <w:u w:val="none"/>
            <w14:textFill>
              <w14:solidFill>
                <w14:schemeClr w14:val="tx1"/>
              </w14:solidFill>
            </w14:textFill>
          </w:rPr>
          <w:t>5. Use Authentication</w:t>
        </w:r>
      </w:ins>
    </w:p>
    <w:p w14:paraId="2DE576A2">
      <w:pPr>
        <w:numPr>
          <w:ilvl w:val="0"/>
          <w:numId w:val="120"/>
        </w:numPr>
        <w:rPr>
          <w:ins w:id="808" w:author="Tejal Dalvi" w:date="2025-11-16T23:55:00Z"/>
          <w:rFonts w:hint="default" w:ascii="Calibri Light" w:hAnsi="Calibri Light" w:cs="Calibri Light"/>
          <w:b w:val="0"/>
          <w:bCs w:val="0"/>
          <w:color w:val="000000" w:themeColor="text1"/>
          <w:u w:val="none"/>
          <w14:textFill>
            <w14:solidFill>
              <w14:schemeClr w14:val="tx1"/>
            </w14:solidFill>
          </w14:textFill>
        </w:rPr>
      </w:pPr>
      <w:ins w:id="809" w:author="Tejal Dalvi" w:date="2025-11-16T23:55:00Z">
        <w:r>
          <w:rPr>
            <w:rFonts w:hint="default" w:ascii="Calibri Light" w:hAnsi="Calibri Light" w:cs="Calibri Light"/>
            <w:b w:val="0"/>
            <w:bCs w:val="0"/>
            <w:color w:val="000000" w:themeColor="text1"/>
            <w:u w:val="none"/>
            <w14:textFill>
              <w14:solidFill>
                <w14:schemeClr w14:val="tx1"/>
              </w14:solidFill>
            </w14:textFill>
          </w:rPr>
          <w:t>Digital certificates</w:t>
        </w:r>
      </w:ins>
    </w:p>
    <w:p w14:paraId="5704F819">
      <w:pPr>
        <w:numPr>
          <w:ilvl w:val="0"/>
          <w:numId w:val="120"/>
        </w:numPr>
        <w:rPr>
          <w:ins w:id="810" w:author="Tejal Dalvi" w:date="2025-11-16T23:55:00Z"/>
          <w:rFonts w:hint="default" w:ascii="Calibri Light" w:hAnsi="Calibri Light" w:cs="Calibri Light"/>
          <w:b w:val="0"/>
          <w:bCs w:val="0"/>
          <w:color w:val="000000" w:themeColor="text1"/>
          <w:u w:val="none"/>
          <w14:textFill>
            <w14:solidFill>
              <w14:schemeClr w14:val="tx1"/>
            </w14:solidFill>
          </w14:textFill>
        </w:rPr>
      </w:pPr>
      <w:ins w:id="811" w:author="Tejal Dalvi" w:date="2025-11-16T23:55:00Z">
        <w:r>
          <w:rPr>
            <w:rFonts w:hint="default" w:ascii="Calibri Light" w:hAnsi="Calibri Light" w:cs="Calibri Light"/>
            <w:b w:val="0"/>
            <w:bCs w:val="0"/>
            <w:color w:val="000000" w:themeColor="text1"/>
            <w:u w:val="none"/>
            <w14:textFill>
              <w14:solidFill>
                <w14:schemeClr w14:val="tx1"/>
              </w14:solidFill>
            </w14:textFill>
          </w:rPr>
          <w:t>Multi-factor authentication</w:t>
        </w:r>
      </w:ins>
    </w:p>
    <w:p w14:paraId="74AEA95A">
      <w:pPr>
        <w:numPr>
          <w:ilvl w:val="0"/>
          <w:numId w:val="120"/>
        </w:numPr>
        <w:rPr>
          <w:ins w:id="812" w:author="Tejal Dalvi" w:date="2025-11-16T23:55:00Z"/>
          <w:rFonts w:hint="default" w:ascii="Calibri Light" w:hAnsi="Calibri Light" w:cs="Calibri Light"/>
          <w:b w:val="0"/>
          <w:bCs w:val="0"/>
          <w:color w:val="000000" w:themeColor="text1"/>
          <w:u w:val="none"/>
          <w14:textFill>
            <w14:solidFill>
              <w14:schemeClr w14:val="tx1"/>
            </w14:solidFill>
          </w14:textFill>
        </w:rPr>
      </w:pPr>
      <w:ins w:id="813" w:author="Tejal Dalvi" w:date="2025-11-16T23:55:00Z">
        <w:r>
          <w:rPr>
            <w:rFonts w:hint="default" w:ascii="Calibri Light" w:hAnsi="Calibri Light" w:cs="Calibri Light"/>
            <w:b w:val="0"/>
            <w:bCs w:val="0"/>
            <w:color w:val="000000" w:themeColor="text1"/>
            <w:u w:val="none"/>
            <w14:textFill>
              <w14:solidFill>
                <w14:schemeClr w14:val="tx1"/>
              </w14:solidFill>
            </w14:textFill>
          </w:rPr>
          <w:t>Token-based login</w:t>
        </w:r>
      </w:ins>
    </w:p>
    <w:p w14:paraId="6BA3CC77">
      <w:pPr>
        <w:rPr>
          <w:ins w:id="814" w:author="Tejal Dalvi" w:date="2025-11-16T23:55:00Z"/>
          <w:rFonts w:hint="default" w:ascii="Calibri Light" w:hAnsi="Calibri Light" w:cs="Calibri Light"/>
          <w:b w:val="0"/>
          <w:bCs w:val="0"/>
          <w:color w:val="000000" w:themeColor="text1"/>
          <w:u w:val="none"/>
          <w14:textFill>
            <w14:solidFill>
              <w14:schemeClr w14:val="tx1"/>
            </w14:solidFill>
          </w14:textFill>
        </w:rPr>
      </w:pPr>
      <w:ins w:id="815" w:author="Tejal Dalvi" w:date="2025-11-16T23:55:00Z">
        <w:r>
          <w:rPr>
            <w:rFonts w:hint="default" w:ascii="Calibri Light" w:hAnsi="Calibri Light" w:cs="Calibri Light"/>
            <w:b w:val="0"/>
            <w:bCs w:val="0"/>
            <w:color w:val="000000" w:themeColor="text1"/>
            <w:u w:val="none"/>
            <w14:textFill>
              <w14:solidFill>
                <w14:schemeClr w14:val="tx1"/>
              </w14:solidFill>
            </w14:textFill>
          </w:rPr>
          <w:t>6. IDS/IPS Monitoring</w:t>
        </w:r>
      </w:ins>
    </w:p>
    <w:p w14:paraId="05E7EB4B">
      <w:pPr>
        <w:rPr>
          <w:ins w:id="816" w:author="Tejal Dalvi" w:date="2025-11-16T23:55:00Z"/>
          <w:rFonts w:hint="default" w:ascii="Calibri Light" w:hAnsi="Calibri Light" w:cs="Calibri Light"/>
          <w:b w:val="0"/>
          <w:bCs w:val="0"/>
          <w:color w:val="000000" w:themeColor="text1"/>
          <w:u w:val="none"/>
          <w14:textFill>
            <w14:solidFill>
              <w14:schemeClr w14:val="tx1"/>
            </w14:solidFill>
          </w14:textFill>
        </w:rPr>
      </w:pPr>
      <w:ins w:id="817" w:author="Tejal Dalvi" w:date="2025-11-16T23:55:00Z">
        <w:r>
          <w:rPr>
            <w:rFonts w:hint="default" w:ascii="Calibri Light" w:hAnsi="Calibri Light" w:cs="Calibri Light"/>
            <w:b w:val="0"/>
            <w:bCs w:val="0"/>
            <w:color w:val="000000" w:themeColor="text1"/>
            <w:u w:val="none"/>
            <w14:textFill>
              <w14:solidFill>
                <w14:schemeClr w14:val="tx1"/>
              </w14:solidFill>
            </w14:textFill>
          </w:rPr>
          <w:t>Detect suspicious spoofed packets.</w:t>
        </w:r>
      </w:ins>
    </w:p>
    <w:p w14:paraId="2D3A4BAD">
      <w:pPr>
        <w:rPr>
          <w:ins w:id="818" w:author="Tejal Dalvi" w:date="2025-11-16T23:55:00Z"/>
          <w:rFonts w:hint="default" w:ascii="Calibri Light" w:hAnsi="Calibri Light" w:cs="Calibri Light"/>
          <w:b w:val="0"/>
          <w:bCs w:val="0"/>
          <w:color w:val="000000" w:themeColor="text1"/>
          <w:u w:val="none"/>
          <w14:textFill>
            <w14:solidFill>
              <w14:schemeClr w14:val="tx1"/>
            </w14:solidFill>
          </w14:textFill>
        </w:rPr>
      </w:pPr>
      <w:ins w:id="819"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t>Q)</w:t>
        </w:r>
      </w:ins>
      <w:ins w:id="820" w:author="Tejal Dalvi" w:date="2025-11-16T23:55:00Z">
        <w:r>
          <w:rPr>
            <w:rFonts w:hint="default" w:ascii="Calibri Light" w:hAnsi="Calibri Light" w:cs="Calibri Light"/>
            <w:b w:val="0"/>
            <w:bCs w:val="0"/>
            <w:color w:val="000000" w:themeColor="text1"/>
            <w:u w:val="none"/>
            <w14:textFill>
              <w14:solidFill>
                <w14:schemeClr w14:val="tx1"/>
              </w14:solidFill>
            </w14:textFill>
          </w:rPr>
          <w:t xml:space="preserve"> What is Enumeration? Enumeration techniques, Enumeration types, Enumeration countermeasures in details</w:t>
        </w:r>
      </w:ins>
    </w:p>
    <w:p w14:paraId="307604DD">
      <w:pPr>
        <w:rPr>
          <w:ins w:id="821" w:author="Tejal Dalvi" w:date="2025-11-16T23:55:00Z"/>
          <w:rFonts w:hint="default" w:ascii="Calibri Light" w:hAnsi="Calibri Light" w:cs="Calibri Light"/>
          <w:b w:val="0"/>
          <w:bCs w:val="0"/>
          <w:color w:val="000000" w:themeColor="text1"/>
          <w:u w:val="none"/>
          <w14:textFill>
            <w14:solidFill>
              <w14:schemeClr w14:val="tx1"/>
            </w14:solidFill>
          </w14:textFill>
        </w:rPr>
      </w:pPr>
      <w:ins w:id="822" w:author="Tejal Dalvi" w:date="2025-11-16T23:55:00Z">
        <w:r>
          <w:rPr>
            <w:rFonts w:hint="default" w:ascii="Calibri Light" w:hAnsi="Calibri Light" w:cs="Calibri Light"/>
            <w:b w:val="0"/>
            <w:bCs w:val="0"/>
            <w:color w:val="000000" w:themeColor="text1"/>
            <w:u w:val="none"/>
            <w14:textFill>
              <w14:solidFill>
                <w14:schemeClr w14:val="tx1"/>
              </w14:solidFill>
            </w14:textFill>
          </w:rPr>
          <w:t>-&gt;Enumeration is the process of actively connecting to a target system and gathering detailed information that can be used to discover potential attack points.</w:t>
        </w:r>
      </w:ins>
    </w:p>
    <w:p w14:paraId="3AA56408">
      <w:pPr>
        <w:rPr>
          <w:ins w:id="823" w:author="Tejal Dalvi" w:date="2025-11-16T23:55:00Z"/>
          <w:rFonts w:hint="default" w:ascii="Calibri Light" w:hAnsi="Calibri Light" w:cs="Calibri Light"/>
          <w:b w:val="0"/>
          <w:bCs w:val="0"/>
          <w:color w:val="000000" w:themeColor="text1"/>
          <w:u w:val="none"/>
          <w14:textFill>
            <w14:solidFill>
              <w14:schemeClr w14:val="tx1"/>
            </w14:solidFill>
          </w14:textFill>
        </w:rPr>
      </w:pPr>
      <w:ins w:id="824" w:author="Tejal Dalvi" w:date="2025-11-16T23:55:00Z">
        <w:r>
          <w:rPr>
            <w:rFonts w:hint="default" w:ascii="Calibri Light" w:hAnsi="Calibri Light" w:cs="Calibri Light"/>
            <w:b w:val="0"/>
            <w:bCs w:val="0"/>
            <w:color w:val="000000" w:themeColor="text1"/>
            <w:u w:val="none"/>
            <w14:textFill>
              <w14:solidFill>
                <w14:schemeClr w14:val="tx1"/>
              </w14:solidFill>
            </w14:textFill>
          </w:rPr>
          <w:t>It happens after scanning and involves direct interaction with the system.</w:t>
        </w:r>
      </w:ins>
    </w:p>
    <w:p w14:paraId="75FB6743">
      <w:pPr>
        <w:rPr>
          <w:ins w:id="825" w:author="Tejal Dalvi" w:date="2025-11-16T23:55:00Z"/>
          <w:rFonts w:hint="default" w:ascii="Calibri Light" w:hAnsi="Calibri Light" w:cs="Calibri Light"/>
          <w:b w:val="0"/>
          <w:bCs w:val="0"/>
          <w:color w:val="000000" w:themeColor="text1"/>
          <w:u w:val="none"/>
          <w14:textFill>
            <w14:solidFill>
              <w14:schemeClr w14:val="tx1"/>
            </w14:solidFill>
          </w14:textFill>
        </w:rPr>
      </w:pPr>
      <w:ins w:id="826" w:author="Tejal Dalvi" w:date="2025-11-16T23:55:00Z">
        <w:r>
          <w:rPr>
            <w:rFonts w:hint="default" w:ascii="Calibri Light" w:hAnsi="Calibri Light" w:cs="Calibri Light"/>
            <w:b w:val="0"/>
            <w:bCs w:val="0"/>
            <w:color w:val="000000" w:themeColor="text1"/>
            <w:u w:val="none"/>
            <w14:textFill>
              <w14:solidFill>
                <w14:schemeClr w14:val="tx1"/>
              </w14:solidFill>
            </w14:textFill>
          </w:rPr>
          <w:t>✔ In simple words:</w:t>
        </w:r>
      </w:ins>
    </w:p>
    <w:p w14:paraId="48B565CF">
      <w:pPr>
        <w:rPr>
          <w:ins w:id="827" w:author="Tejal Dalvi" w:date="2025-11-16T23:55:00Z"/>
          <w:rFonts w:hint="default" w:ascii="Calibri Light" w:hAnsi="Calibri Light" w:cs="Calibri Light"/>
          <w:b w:val="0"/>
          <w:bCs w:val="0"/>
          <w:color w:val="000000" w:themeColor="text1"/>
          <w:u w:val="none"/>
          <w14:textFill>
            <w14:solidFill>
              <w14:schemeClr w14:val="tx1"/>
            </w14:solidFill>
          </w14:textFill>
        </w:rPr>
      </w:pPr>
      <w:ins w:id="828" w:author="Tejal Dalvi" w:date="2025-11-16T23:55:00Z">
        <w:r>
          <w:rPr>
            <w:rFonts w:hint="default" w:ascii="Calibri Light" w:hAnsi="Calibri Light" w:cs="Calibri Light"/>
            <w:b w:val="0"/>
            <w:bCs w:val="0"/>
            <w:color w:val="000000" w:themeColor="text1"/>
            <w:u w:val="none"/>
            <w14:textFill>
              <w14:solidFill>
                <w14:schemeClr w14:val="tx1"/>
              </w14:solidFill>
            </w14:textFill>
          </w:rPr>
          <w:t>Enumeration means extracting detailed information from a system by making direct queries.</w:t>
        </w:r>
      </w:ins>
    </w:p>
    <w:p w14:paraId="720F8266">
      <w:pPr>
        <w:rPr>
          <w:ins w:id="829" w:author="Tejal Dalvi" w:date="2025-11-16T23:55:00Z"/>
          <w:rFonts w:hint="default" w:ascii="Calibri Light" w:hAnsi="Calibri Light" w:cs="Calibri Light"/>
          <w:b w:val="0"/>
          <w:bCs w:val="0"/>
          <w:color w:val="000000" w:themeColor="text1"/>
          <w:u w:val="none"/>
          <w14:textFill>
            <w14:solidFill>
              <w14:schemeClr w14:val="tx1"/>
            </w14:solidFill>
          </w14:textFill>
        </w:rPr>
      </w:pPr>
      <w:ins w:id="830" w:author="Tejal Dalvi" w:date="2025-11-16T23:55:00Z">
        <w:r>
          <w:rPr>
            <w:rFonts w:hint="default" w:ascii="Calibri Light" w:hAnsi="Calibri Light" w:cs="Calibri Light"/>
            <w:b w:val="0"/>
            <w:bCs w:val="0"/>
            <w:color w:val="000000" w:themeColor="text1"/>
            <w:u w:val="none"/>
            <w14:textFill>
              <w14:solidFill>
                <w14:schemeClr w14:val="tx1"/>
              </w14:solidFill>
            </w14:textFill>
          </w:rPr>
          <w:t>✔ Examples of information obtained:</w:t>
        </w:r>
      </w:ins>
    </w:p>
    <w:p w14:paraId="580A78D7">
      <w:pPr>
        <w:numPr>
          <w:ilvl w:val="0"/>
          <w:numId w:val="121"/>
        </w:numPr>
        <w:rPr>
          <w:ins w:id="831" w:author="Tejal Dalvi" w:date="2025-11-16T23:55:00Z"/>
          <w:rFonts w:hint="default" w:ascii="Calibri Light" w:hAnsi="Calibri Light" w:cs="Calibri Light"/>
          <w:b w:val="0"/>
          <w:bCs w:val="0"/>
          <w:color w:val="000000" w:themeColor="text1"/>
          <w:u w:val="none"/>
          <w14:textFill>
            <w14:solidFill>
              <w14:schemeClr w14:val="tx1"/>
            </w14:solidFill>
          </w14:textFill>
        </w:rPr>
      </w:pPr>
      <w:ins w:id="832" w:author="Tejal Dalvi" w:date="2025-11-16T23:55:00Z">
        <w:r>
          <w:rPr>
            <w:rFonts w:hint="default" w:ascii="Calibri Light" w:hAnsi="Calibri Light" w:cs="Calibri Light"/>
            <w:b w:val="0"/>
            <w:bCs w:val="0"/>
            <w:color w:val="000000" w:themeColor="text1"/>
            <w:u w:val="none"/>
            <w14:textFill>
              <w14:solidFill>
                <w14:schemeClr w14:val="tx1"/>
              </w14:solidFill>
            </w14:textFill>
          </w:rPr>
          <w:t>Usernames</w:t>
        </w:r>
      </w:ins>
    </w:p>
    <w:p w14:paraId="24CABEA0">
      <w:pPr>
        <w:numPr>
          <w:ilvl w:val="0"/>
          <w:numId w:val="121"/>
        </w:numPr>
        <w:rPr>
          <w:ins w:id="833" w:author="Tejal Dalvi" w:date="2025-11-16T23:55:00Z"/>
          <w:rFonts w:hint="default" w:ascii="Calibri Light" w:hAnsi="Calibri Light" w:cs="Calibri Light"/>
          <w:b w:val="0"/>
          <w:bCs w:val="0"/>
          <w:color w:val="000000" w:themeColor="text1"/>
          <w:u w:val="none"/>
          <w14:textFill>
            <w14:solidFill>
              <w14:schemeClr w14:val="tx1"/>
            </w14:solidFill>
          </w14:textFill>
        </w:rPr>
      </w:pPr>
      <w:ins w:id="834" w:author="Tejal Dalvi" w:date="2025-11-16T23:55:00Z">
        <w:r>
          <w:rPr>
            <w:rFonts w:hint="default" w:ascii="Calibri Light" w:hAnsi="Calibri Light" w:cs="Calibri Light"/>
            <w:b w:val="0"/>
            <w:bCs w:val="0"/>
            <w:color w:val="000000" w:themeColor="text1"/>
            <w:u w:val="none"/>
            <w14:textFill>
              <w14:solidFill>
                <w14:schemeClr w14:val="tx1"/>
              </w14:solidFill>
            </w14:textFill>
          </w:rPr>
          <w:t>Password policies</w:t>
        </w:r>
      </w:ins>
    </w:p>
    <w:p w14:paraId="10FFD6E5">
      <w:pPr>
        <w:numPr>
          <w:ilvl w:val="0"/>
          <w:numId w:val="121"/>
        </w:numPr>
        <w:rPr>
          <w:ins w:id="835" w:author="Tejal Dalvi" w:date="2025-11-16T23:55:00Z"/>
          <w:rFonts w:hint="default" w:ascii="Calibri Light" w:hAnsi="Calibri Light" w:cs="Calibri Light"/>
          <w:b w:val="0"/>
          <w:bCs w:val="0"/>
          <w:color w:val="000000" w:themeColor="text1"/>
          <w:u w:val="none"/>
          <w14:textFill>
            <w14:solidFill>
              <w14:schemeClr w14:val="tx1"/>
            </w14:solidFill>
          </w14:textFill>
        </w:rPr>
      </w:pPr>
      <w:ins w:id="836" w:author="Tejal Dalvi" w:date="2025-11-16T23:55:00Z">
        <w:r>
          <w:rPr>
            <w:rFonts w:hint="default" w:ascii="Calibri Light" w:hAnsi="Calibri Light" w:cs="Calibri Light"/>
            <w:b w:val="0"/>
            <w:bCs w:val="0"/>
            <w:color w:val="000000" w:themeColor="text1"/>
            <w:u w:val="none"/>
            <w14:textFill>
              <w14:solidFill>
                <w14:schemeClr w14:val="tx1"/>
              </w14:solidFill>
            </w14:textFill>
          </w:rPr>
          <w:t>Shares and drives</w:t>
        </w:r>
      </w:ins>
    </w:p>
    <w:p w14:paraId="41E3CFB4">
      <w:pPr>
        <w:numPr>
          <w:ilvl w:val="0"/>
          <w:numId w:val="121"/>
        </w:numPr>
        <w:rPr>
          <w:ins w:id="837" w:author="Tejal Dalvi" w:date="2025-11-16T23:55:00Z"/>
          <w:rFonts w:hint="default" w:ascii="Calibri Light" w:hAnsi="Calibri Light" w:cs="Calibri Light"/>
          <w:b w:val="0"/>
          <w:bCs w:val="0"/>
          <w:color w:val="000000" w:themeColor="text1"/>
          <w:u w:val="none"/>
          <w14:textFill>
            <w14:solidFill>
              <w14:schemeClr w14:val="tx1"/>
            </w14:solidFill>
          </w14:textFill>
        </w:rPr>
      </w:pPr>
      <w:ins w:id="838" w:author="Tejal Dalvi" w:date="2025-11-16T23:55:00Z">
        <w:r>
          <w:rPr>
            <w:rFonts w:hint="default" w:ascii="Calibri Light" w:hAnsi="Calibri Light" w:cs="Calibri Light"/>
            <w:b w:val="0"/>
            <w:bCs w:val="0"/>
            <w:color w:val="000000" w:themeColor="text1"/>
            <w:u w:val="none"/>
            <w14:textFill>
              <w14:solidFill>
                <w14:schemeClr w14:val="tx1"/>
              </w14:solidFill>
            </w14:textFill>
          </w:rPr>
          <w:t>Network resources</w:t>
        </w:r>
      </w:ins>
    </w:p>
    <w:p w14:paraId="5BA4154A">
      <w:pPr>
        <w:numPr>
          <w:ilvl w:val="0"/>
          <w:numId w:val="121"/>
        </w:numPr>
        <w:rPr>
          <w:ins w:id="839" w:author="Tejal Dalvi" w:date="2025-11-16T23:55:00Z"/>
          <w:rFonts w:hint="default" w:ascii="Calibri Light" w:hAnsi="Calibri Light" w:cs="Calibri Light"/>
          <w:b w:val="0"/>
          <w:bCs w:val="0"/>
          <w:color w:val="000000" w:themeColor="text1"/>
          <w:u w:val="none"/>
          <w14:textFill>
            <w14:solidFill>
              <w14:schemeClr w14:val="tx1"/>
            </w14:solidFill>
          </w14:textFill>
        </w:rPr>
      </w:pPr>
      <w:ins w:id="840" w:author="Tejal Dalvi" w:date="2025-11-16T23:55:00Z">
        <w:r>
          <w:rPr>
            <w:rFonts w:hint="default" w:ascii="Calibri Light" w:hAnsi="Calibri Light" w:cs="Calibri Light"/>
            <w:b w:val="0"/>
            <w:bCs w:val="0"/>
            <w:color w:val="000000" w:themeColor="text1"/>
            <w:u w:val="none"/>
            <w14:textFill>
              <w14:solidFill>
                <w14:schemeClr w14:val="tx1"/>
              </w14:solidFill>
            </w14:textFill>
          </w:rPr>
          <w:t>Services and ports</w:t>
        </w:r>
      </w:ins>
    </w:p>
    <w:p w14:paraId="40D19D1C">
      <w:pPr>
        <w:numPr>
          <w:ilvl w:val="0"/>
          <w:numId w:val="121"/>
        </w:numPr>
        <w:rPr>
          <w:ins w:id="841" w:author="Tejal Dalvi" w:date="2025-11-16T23:55:00Z"/>
          <w:rFonts w:hint="default" w:ascii="Calibri Light" w:hAnsi="Calibri Light" w:cs="Calibri Light"/>
          <w:b w:val="0"/>
          <w:bCs w:val="0"/>
          <w:color w:val="000000" w:themeColor="text1"/>
          <w:u w:val="none"/>
          <w14:textFill>
            <w14:solidFill>
              <w14:schemeClr w14:val="tx1"/>
            </w14:solidFill>
          </w14:textFill>
        </w:rPr>
      </w:pPr>
      <w:ins w:id="842" w:author="Tejal Dalvi" w:date="2025-11-16T23:55:00Z">
        <w:r>
          <w:rPr>
            <w:rFonts w:hint="default" w:ascii="Calibri Light" w:hAnsi="Calibri Light" w:cs="Calibri Light"/>
            <w:b w:val="0"/>
            <w:bCs w:val="0"/>
            <w:color w:val="000000" w:themeColor="text1"/>
            <w:u w:val="none"/>
            <w14:textFill>
              <w14:solidFill>
                <w14:schemeClr w14:val="tx1"/>
              </w14:solidFill>
            </w14:textFill>
          </w:rPr>
          <w:t>DNS records</w:t>
        </w:r>
      </w:ins>
    </w:p>
    <w:p w14:paraId="44852439">
      <w:pPr>
        <w:numPr>
          <w:ilvl w:val="0"/>
          <w:numId w:val="121"/>
        </w:numPr>
        <w:rPr>
          <w:ins w:id="843" w:author="Tejal Dalvi" w:date="2025-11-16T23:55:00Z"/>
          <w:rFonts w:hint="default" w:ascii="Calibri Light" w:hAnsi="Calibri Light" w:cs="Calibri Light"/>
          <w:b w:val="0"/>
          <w:bCs w:val="0"/>
          <w:color w:val="000000" w:themeColor="text1"/>
          <w:u w:val="none"/>
          <w14:textFill>
            <w14:solidFill>
              <w14:schemeClr w14:val="tx1"/>
            </w14:solidFill>
          </w14:textFill>
        </w:rPr>
      </w:pPr>
      <w:ins w:id="844" w:author="Tejal Dalvi" w:date="2025-11-16T23:55:00Z">
        <w:r>
          <w:rPr>
            <w:rFonts w:hint="default" w:ascii="Calibri Light" w:hAnsi="Calibri Light" w:cs="Calibri Light"/>
            <w:b w:val="0"/>
            <w:bCs w:val="0"/>
            <w:color w:val="000000" w:themeColor="text1"/>
            <w:u w:val="none"/>
            <w14:textFill>
              <w14:solidFill>
                <w14:schemeClr w14:val="tx1"/>
              </w14:solidFill>
            </w14:textFill>
          </w:rPr>
          <w:t>System banners</w:t>
        </w:r>
      </w:ins>
    </w:p>
    <w:p w14:paraId="42CB6B82">
      <w:pPr>
        <w:numPr>
          <w:ilvl w:val="0"/>
          <w:numId w:val="121"/>
        </w:numPr>
        <w:rPr>
          <w:ins w:id="845" w:author="Tejal Dalvi" w:date="2025-11-16T23:55:00Z"/>
          <w:rFonts w:hint="default" w:ascii="Calibri Light" w:hAnsi="Calibri Light" w:cs="Calibri Light"/>
          <w:b w:val="0"/>
          <w:bCs w:val="0"/>
          <w:color w:val="000000" w:themeColor="text1"/>
          <w:u w:val="none"/>
          <w14:textFill>
            <w14:solidFill>
              <w14:schemeClr w14:val="tx1"/>
            </w14:solidFill>
          </w14:textFill>
        </w:rPr>
      </w:pPr>
      <w:ins w:id="846" w:author="Tejal Dalvi" w:date="2025-11-16T23:55:00Z">
        <w:r>
          <w:rPr>
            <w:rFonts w:hint="default" w:ascii="Calibri Light" w:hAnsi="Calibri Light" w:cs="Calibri Light"/>
            <w:b w:val="0"/>
            <w:bCs w:val="0"/>
            <w:color w:val="000000" w:themeColor="text1"/>
            <w:u w:val="none"/>
            <w14:textFill>
              <w14:solidFill>
                <w14:schemeClr w14:val="tx1"/>
              </w14:solidFill>
            </w14:textFill>
          </w:rPr>
          <w:t>Email lists</w:t>
        </w:r>
      </w:ins>
    </w:p>
    <w:p w14:paraId="10E83B0A">
      <w:pPr>
        <w:rPr>
          <w:ins w:id="847" w:author="Tejal Dalvi" w:date="2025-11-16T23:55:00Z"/>
          <w:rFonts w:hint="default" w:ascii="Calibri Light" w:hAnsi="Calibri Light" w:cs="Calibri Light"/>
          <w:b w:val="0"/>
          <w:bCs w:val="0"/>
          <w:color w:val="000000" w:themeColor="text1"/>
          <w:u w:val="none"/>
          <w:lang w:val="en-US"/>
          <w14:textFill>
            <w14:solidFill>
              <w14:schemeClr w14:val="tx1"/>
            </w14:solidFill>
          </w14:textFill>
        </w:rPr>
      </w:pPr>
      <w:ins w:id="848"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t>Types:</w:t>
        </w:r>
      </w:ins>
    </w:p>
    <w:p w14:paraId="382D95D2">
      <w:pPr>
        <w:rPr>
          <w:ins w:id="849" w:author="Tejal Dalvi" w:date="2025-11-16T23:55:00Z"/>
          <w:rFonts w:hint="default" w:ascii="Calibri Light" w:hAnsi="Calibri Light" w:cs="Calibri Light"/>
          <w:b w:val="0"/>
          <w:bCs w:val="0"/>
          <w:color w:val="000000" w:themeColor="text1"/>
          <w:u w:val="none"/>
          <w14:textFill>
            <w14:solidFill>
              <w14:schemeClr w14:val="tx1"/>
            </w14:solidFill>
          </w14:textFill>
        </w:rPr>
      </w:pPr>
      <w:ins w:id="850" w:author="Tejal Dalvi" w:date="2025-11-16T23:55:00Z">
        <w:r>
          <w:rPr>
            <w:rFonts w:hint="default" w:ascii="Calibri Light" w:hAnsi="Calibri Light" w:cs="Calibri Light"/>
            <w:b w:val="0"/>
            <w:bCs w:val="0"/>
            <w:color w:val="000000" w:themeColor="text1"/>
            <w:u w:val="none"/>
            <w14:textFill>
              <w14:solidFill>
                <w14:schemeClr w14:val="tx1"/>
              </w14:solidFill>
            </w14:textFill>
          </w:rPr>
          <w:t>1. SNMP Enumeration (Simple Network Management Protocol)</w:t>
        </w:r>
      </w:ins>
    </w:p>
    <w:p w14:paraId="47D9730E">
      <w:pPr>
        <w:rPr>
          <w:ins w:id="851" w:author="Tejal Dalvi" w:date="2025-11-16T23:55:00Z"/>
          <w:rFonts w:hint="default" w:ascii="Calibri Light" w:hAnsi="Calibri Light" w:cs="Calibri Light"/>
          <w:b w:val="0"/>
          <w:bCs w:val="0"/>
          <w:color w:val="000000" w:themeColor="text1"/>
          <w:u w:val="none"/>
          <w14:textFill>
            <w14:solidFill>
              <w14:schemeClr w14:val="tx1"/>
            </w14:solidFill>
          </w14:textFill>
        </w:rPr>
      </w:pPr>
      <w:ins w:id="852" w:author="Tejal Dalvi" w:date="2025-11-16T23:55:00Z">
        <w:r>
          <w:rPr>
            <w:rFonts w:hint="default" w:ascii="Calibri Light" w:hAnsi="Calibri Light" w:cs="Calibri Light"/>
            <w:b w:val="0"/>
            <w:bCs w:val="0"/>
            <w:color w:val="000000" w:themeColor="text1"/>
            <w:u w:val="none"/>
            <w14:textFill>
              <w14:solidFill>
                <w14:schemeClr w14:val="tx1"/>
              </w14:solidFill>
            </w14:textFill>
          </w:rPr>
          <w:t>✅ What is SNMP Enumeration?</w:t>
        </w:r>
      </w:ins>
    </w:p>
    <w:p w14:paraId="7C1FAAC9">
      <w:pPr>
        <w:rPr>
          <w:ins w:id="853" w:author="Tejal Dalvi" w:date="2025-11-16T23:55:00Z"/>
          <w:rFonts w:hint="default" w:ascii="Calibri Light" w:hAnsi="Calibri Light" w:cs="Calibri Light"/>
          <w:b w:val="0"/>
          <w:bCs w:val="0"/>
          <w:color w:val="000000" w:themeColor="text1"/>
          <w:u w:val="none"/>
          <w14:textFill>
            <w14:solidFill>
              <w14:schemeClr w14:val="tx1"/>
            </w14:solidFill>
          </w14:textFill>
        </w:rPr>
      </w:pPr>
      <w:ins w:id="854" w:author="Tejal Dalvi" w:date="2025-11-16T23:55:00Z">
        <w:r>
          <w:rPr>
            <w:rFonts w:hint="default" w:ascii="Calibri Light" w:hAnsi="Calibri Light" w:cs="Calibri Light"/>
            <w:b w:val="0"/>
            <w:bCs w:val="0"/>
            <w:color w:val="000000" w:themeColor="text1"/>
            <w:u w:val="none"/>
            <w14:textFill>
              <w14:solidFill>
                <w14:schemeClr w14:val="tx1"/>
              </w14:solidFill>
            </w14:textFill>
          </w:rPr>
          <w:t>SNMP Enumeration is the process of querying SNMP-enabled devices (routers, switches, servers, printers) to gather detailed information about the network.</w:t>
        </w:r>
      </w:ins>
    </w:p>
    <w:p w14:paraId="65E7E4E4">
      <w:pPr>
        <w:rPr>
          <w:ins w:id="855" w:author="Tejal Dalvi" w:date="2025-11-16T23:55:00Z"/>
          <w:rFonts w:hint="default" w:ascii="Calibri Light" w:hAnsi="Calibri Light" w:cs="Calibri Light"/>
          <w:b w:val="0"/>
          <w:bCs w:val="0"/>
          <w:color w:val="000000" w:themeColor="text1"/>
          <w:u w:val="none"/>
          <w14:textFill>
            <w14:solidFill>
              <w14:schemeClr w14:val="tx1"/>
            </w14:solidFill>
          </w14:textFill>
        </w:rPr>
      </w:pPr>
      <w:ins w:id="856" w:author="Tejal Dalvi" w:date="2025-11-16T23:55:00Z">
        <w:r>
          <w:rPr>
            <w:rFonts w:hint="default" w:ascii="Calibri Light" w:hAnsi="Calibri Light" w:cs="Calibri Light"/>
            <w:b w:val="0"/>
            <w:bCs w:val="0"/>
            <w:color w:val="000000" w:themeColor="text1"/>
            <w:u w:val="none"/>
            <w14:textFill>
              <w14:solidFill>
                <w14:schemeClr w14:val="tx1"/>
              </w14:solidFill>
            </w14:textFill>
          </w:rPr>
          <w:t>SNMP works on:</w:t>
        </w:r>
      </w:ins>
    </w:p>
    <w:p w14:paraId="0C44F30C">
      <w:pPr>
        <w:numPr>
          <w:ilvl w:val="0"/>
          <w:numId w:val="122"/>
        </w:numPr>
        <w:rPr>
          <w:ins w:id="857" w:author="Tejal Dalvi" w:date="2025-11-16T23:55:00Z"/>
          <w:rFonts w:hint="default" w:ascii="Calibri Light" w:hAnsi="Calibri Light" w:cs="Calibri Light"/>
          <w:b w:val="0"/>
          <w:bCs w:val="0"/>
          <w:color w:val="000000" w:themeColor="text1"/>
          <w:u w:val="none"/>
          <w14:textFill>
            <w14:solidFill>
              <w14:schemeClr w14:val="tx1"/>
            </w14:solidFill>
          </w14:textFill>
        </w:rPr>
      </w:pPr>
      <w:ins w:id="858" w:author="Tejal Dalvi" w:date="2025-11-16T23:55:00Z">
        <w:r>
          <w:rPr>
            <w:rFonts w:hint="default" w:ascii="Calibri Light" w:hAnsi="Calibri Light" w:cs="Calibri Light"/>
            <w:b w:val="0"/>
            <w:bCs w:val="0"/>
            <w:color w:val="000000" w:themeColor="text1"/>
            <w:u w:val="none"/>
            <w14:textFill>
              <w14:solidFill>
                <w14:schemeClr w14:val="tx1"/>
              </w14:solidFill>
            </w14:textFill>
          </w:rPr>
          <w:t>UDP Port 161 (querying)</w:t>
        </w:r>
      </w:ins>
    </w:p>
    <w:p w14:paraId="4C2CBC45">
      <w:pPr>
        <w:numPr>
          <w:ilvl w:val="0"/>
          <w:numId w:val="122"/>
        </w:numPr>
        <w:rPr>
          <w:ins w:id="859" w:author="Tejal Dalvi" w:date="2025-11-16T23:55:00Z"/>
          <w:rFonts w:hint="default" w:ascii="Calibri Light" w:hAnsi="Calibri Light" w:cs="Calibri Light"/>
          <w:b w:val="0"/>
          <w:bCs w:val="0"/>
          <w:color w:val="000000" w:themeColor="text1"/>
          <w:u w:val="none"/>
          <w14:textFill>
            <w14:solidFill>
              <w14:schemeClr w14:val="tx1"/>
            </w14:solidFill>
          </w14:textFill>
        </w:rPr>
      </w:pPr>
      <w:ins w:id="860" w:author="Tejal Dalvi" w:date="2025-11-16T23:55:00Z">
        <w:r>
          <w:rPr>
            <w:rFonts w:hint="default" w:ascii="Calibri Light" w:hAnsi="Calibri Light" w:cs="Calibri Light"/>
            <w:b w:val="0"/>
            <w:bCs w:val="0"/>
            <w:color w:val="000000" w:themeColor="text1"/>
            <w:u w:val="none"/>
            <w14:textFill>
              <w14:solidFill>
                <w14:schemeClr w14:val="tx1"/>
              </w14:solidFill>
            </w14:textFill>
          </w:rPr>
          <w:t>UDP Port 162 (traps/alerts)</w:t>
        </w:r>
      </w:ins>
    </w:p>
    <w:p w14:paraId="6B3F83A6">
      <w:pPr>
        <w:rPr>
          <w:ins w:id="861" w:author="Tejal Dalvi" w:date="2025-11-16T23:55:00Z"/>
          <w:rFonts w:hint="default" w:ascii="Calibri Light" w:hAnsi="Calibri Light" w:cs="Calibri Light"/>
          <w:b w:val="0"/>
          <w:bCs w:val="0"/>
          <w:color w:val="000000" w:themeColor="text1"/>
          <w:u w:val="none"/>
          <w14:textFill>
            <w14:solidFill>
              <w14:schemeClr w14:val="tx1"/>
            </w14:solidFill>
          </w14:textFill>
        </w:rPr>
      </w:pPr>
      <w:ins w:id="862" w:author="Tejal Dalvi" w:date="2025-11-16T23:55:00Z">
        <w:r>
          <w:rPr>
            <w:rFonts w:hint="default" w:ascii="Calibri Light" w:hAnsi="Calibri Light" w:cs="Calibri Light"/>
            <w:b w:val="0"/>
            <w:bCs w:val="0"/>
            <w:color w:val="000000" w:themeColor="text1"/>
            <w:u w:val="none"/>
            <w14:textFill>
              <w14:solidFill>
                <w14:schemeClr w14:val="tx1"/>
              </w14:solidFill>
            </w14:textFill>
          </w:rPr>
          <w:t>Uses two community strings:</w:t>
        </w:r>
      </w:ins>
    </w:p>
    <w:p w14:paraId="7EAA564F">
      <w:pPr>
        <w:numPr>
          <w:ilvl w:val="0"/>
          <w:numId w:val="123"/>
        </w:numPr>
        <w:rPr>
          <w:ins w:id="863" w:author="Tejal Dalvi" w:date="2025-11-16T23:55:00Z"/>
          <w:rFonts w:hint="default" w:ascii="Calibri Light" w:hAnsi="Calibri Light" w:cs="Calibri Light"/>
          <w:b w:val="0"/>
          <w:bCs w:val="0"/>
          <w:color w:val="000000" w:themeColor="text1"/>
          <w:u w:val="none"/>
          <w14:textFill>
            <w14:solidFill>
              <w14:schemeClr w14:val="tx1"/>
            </w14:solidFill>
          </w14:textFill>
        </w:rPr>
      </w:pPr>
      <w:ins w:id="864" w:author="Tejal Dalvi" w:date="2025-11-16T23:55:00Z">
        <w:r>
          <w:rPr>
            <w:rFonts w:hint="default" w:ascii="Calibri Light" w:hAnsi="Calibri Light" w:cs="Calibri Light"/>
            <w:b w:val="0"/>
            <w:bCs w:val="0"/>
            <w:color w:val="000000" w:themeColor="text1"/>
            <w:u w:val="none"/>
            <w14:textFill>
              <w14:solidFill>
                <w14:schemeClr w14:val="tx1"/>
              </w14:solidFill>
            </w14:textFill>
          </w:rPr>
          <w:t>public → read-only (default)</w:t>
        </w:r>
      </w:ins>
    </w:p>
    <w:p w14:paraId="67BE2130">
      <w:pPr>
        <w:numPr>
          <w:ilvl w:val="0"/>
          <w:numId w:val="123"/>
        </w:numPr>
        <w:rPr>
          <w:ins w:id="865" w:author="Tejal Dalvi" w:date="2025-11-16T23:55:00Z"/>
          <w:rFonts w:hint="default" w:ascii="Calibri Light" w:hAnsi="Calibri Light" w:cs="Calibri Light"/>
          <w:b w:val="0"/>
          <w:bCs w:val="0"/>
          <w:color w:val="000000" w:themeColor="text1"/>
          <w:u w:val="none"/>
          <w14:textFill>
            <w14:solidFill>
              <w14:schemeClr w14:val="tx1"/>
            </w14:solidFill>
          </w14:textFill>
        </w:rPr>
      </w:pPr>
      <w:ins w:id="866" w:author="Tejal Dalvi" w:date="2025-11-16T23:55:00Z">
        <w:r>
          <w:rPr>
            <w:rFonts w:hint="default" w:ascii="Calibri Light" w:hAnsi="Calibri Light" w:cs="Calibri Light"/>
            <w:b w:val="0"/>
            <w:bCs w:val="0"/>
            <w:color w:val="000000" w:themeColor="text1"/>
            <w:u w:val="none"/>
            <w14:textFill>
              <w14:solidFill>
                <w14:schemeClr w14:val="tx1"/>
              </w14:solidFill>
            </w14:textFill>
          </w:rPr>
          <w:t>private → read-write (dangerous)</w:t>
        </w:r>
      </w:ins>
    </w:p>
    <w:p w14:paraId="040C1E76">
      <w:pPr>
        <w:rPr>
          <w:ins w:id="867" w:author="Tejal Dalvi" w:date="2025-11-16T23:55:00Z"/>
          <w:rFonts w:hint="default" w:ascii="Calibri Light" w:hAnsi="Calibri Light" w:cs="Calibri Light"/>
          <w:b w:val="0"/>
          <w:bCs w:val="0"/>
          <w:color w:val="000000" w:themeColor="text1"/>
          <w:u w:val="none"/>
          <w14:textFill>
            <w14:solidFill>
              <w14:schemeClr w14:val="tx1"/>
            </w14:solidFill>
          </w14:textFill>
        </w:rPr>
      </w:pPr>
      <w:ins w:id="868" w:author="Tejal Dalvi" w:date="2025-11-16T23:55:00Z">
        <w:r>
          <w:rPr>
            <w:rFonts w:hint="default" w:ascii="Calibri Light" w:hAnsi="Calibri Light" w:cs="Calibri Light"/>
            <w:b w:val="0"/>
            <w:bCs w:val="0"/>
            <w:color w:val="000000" w:themeColor="text1"/>
            <w:u w:val="none"/>
            <w14:textFill>
              <w14:solidFill>
                <w14:schemeClr w14:val="tx1"/>
              </w14:solidFill>
            </w14:textFill>
          </w:rPr>
          <w:t>If these strings are weak, attackers can extract huge amounts of information.</w:t>
        </w:r>
      </w:ins>
    </w:p>
    <w:p w14:paraId="5FF9372F">
      <w:pPr>
        <w:rPr>
          <w:ins w:id="869" w:author="Tejal Dalvi" w:date="2025-11-16T23:55:00Z"/>
          <w:rFonts w:hint="default" w:ascii="Calibri Light" w:hAnsi="Calibri Light" w:cs="Calibri Light"/>
          <w:b w:val="0"/>
          <w:bCs w:val="0"/>
          <w:color w:val="000000" w:themeColor="text1"/>
          <w:u w:val="none"/>
          <w14:textFill>
            <w14:solidFill>
              <w14:schemeClr w14:val="tx1"/>
            </w14:solidFill>
          </w14:textFill>
        </w:rPr>
      </w:pPr>
      <w:ins w:id="870" w:author="Tejal Dalvi" w:date="2025-11-16T23:55:00Z">
        <w:r>
          <w:rPr>
            <w:rFonts w:hint="default" w:ascii="Calibri Light" w:hAnsi="Calibri Light" w:cs="Calibri Light"/>
            <w:b w:val="0"/>
            <w:bCs w:val="0"/>
            <w:color w:val="000000" w:themeColor="text1"/>
            <w:u w:val="none"/>
            <w14:textFill>
              <w14:solidFill>
                <w14:schemeClr w14:val="tx1"/>
              </w14:solidFill>
            </w14:textFill>
          </w:rPr>
          <w:t>Information Gained from SNMP Enumeration</w:t>
        </w:r>
      </w:ins>
    </w:p>
    <w:p w14:paraId="76C6E741">
      <w:pPr>
        <w:numPr>
          <w:ilvl w:val="0"/>
          <w:numId w:val="124"/>
        </w:numPr>
        <w:rPr>
          <w:ins w:id="871" w:author="Tejal Dalvi" w:date="2025-11-16T23:55:00Z"/>
          <w:rFonts w:hint="default" w:ascii="Calibri Light" w:hAnsi="Calibri Light" w:cs="Calibri Light"/>
          <w:b w:val="0"/>
          <w:bCs w:val="0"/>
          <w:color w:val="000000" w:themeColor="text1"/>
          <w:u w:val="none"/>
          <w14:textFill>
            <w14:solidFill>
              <w14:schemeClr w14:val="tx1"/>
            </w14:solidFill>
          </w14:textFill>
        </w:rPr>
      </w:pPr>
      <w:ins w:id="872" w:author="Tejal Dalvi" w:date="2025-11-16T23:55:00Z">
        <w:r>
          <w:rPr>
            <w:rFonts w:hint="default" w:ascii="Calibri Light" w:hAnsi="Calibri Light" w:cs="Calibri Light"/>
            <w:b w:val="0"/>
            <w:bCs w:val="0"/>
            <w:color w:val="000000" w:themeColor="text1"/>
            <w:u w:val="none"/>
            <w14:textFill>
              <w14:solidFill>
                <w14:schemeClr w14:val="tx1"/>
              </w14:solidFill>
            </w14:textFill>
          </w:rPr>
          <w:t>Device name, OS, version</w:t>
        </w:r>
      </w:ins>
    </w:p>
    <w:p w14:paraId="47A29901">
      <w:pPr>
        <w:numPr>
          <w:ilvl w:val="0"/>
          <w:numId w:val="124"/>
        </w:numPr>
        <w:rPr>
          <w:ins w:id="873" w:author="Tejal Dalvi" w:date="2025-11-16T23:55:00Z"/>
          <w:rFonts w:hint="default" w:ascii="Calibri Light" w:hAnsi="Calibri Light" w:cs="Calibri Light"/>
          <w:b w:val="0"/>
          <w:bCs w:val="0"/>
          <w:color w:val="000000" w:themeColor="text1"/>
          <w:u w:val="none"/>
          <w14:textFill>
            <w14:solidFill>
              <w14:schemeClr w14:val="tx1"/>
            </w14:solidFill>
          </w14:textFill>
        </w:rPr>
      </w:pPr>
      <w:ins w:id="874" w:author="Tejal Dalvi" w:date="2025-11-16T23:55:00Z">
        <w:r>
          <w:rPr>
            <w:rFonts w:hint="default" w:ascii="Calibri Light" w:hAnsi="Calibri Light" w:cs="Calibri Light"/>
            <w:b w:val="0"/>
            <w:bCs w:val="0"/>
            <w:color w:val="000000" w:themeColor="text1"/>
            <w:u w:val="none"/>
            <w14:textFill>
              <w14:solidFill>
                <w14:schemeClr w14:val="tx1"/>
              </w14:solidFill>
            </w14:textFill>
          </w:rPr>
          <w:t>Network interfaces</w:t>
        </w:r>
      </w:ins>
    </w:p>
    <w:p w14:paraId="43D4A6E3">
      <w:pPr>
        <w:numPr>
          <w:ilvl w:val="0"/>
          <w:numId w:val="124"/>
        </w:numPr>
        <w:rPr>
          <w:ins w:id="875" w:author="Tejal Dalvi" w:date="2025-11-16T23:55:00Z"/>
          <w:rFonts w:hint="default" w:ascii="Calibri Light" w:hAnsi="Calibri Light" w:cs="Calibri Light"/>
          <w:b w:val="0"/>
          <w:bCs w:val="0"/>
          <w:color w:val="000000" w:themeColor="text1"/>
          <w:u w:val="none"/>
          <w14:textFill>
            <w14:solidFill>
              <w14:schemeClr w14:val="tx1"/>
            </w14:solidFill>
          </w14:textFill>
        </w:rPr>
      </w:pPr>
      <w:ins w:id="876" w:author="Tejal Dalvi" w:date="2025-11-16T23:55:00Z">
        <w:r>
          <w:rPr>
            <w:rFonts w:hint="default" w:ascii="Calibri Light" w:hAnsi="Calibri Light" w:cs="Calibri Light"/>
            <w:b w:val="0"/>
            <w:bCs w:val="0"/>
            <w:color w:val="000000" w:themeColor="text1"/>
            <w:u w:val="none"/>
            <w14:textFill>
              <w14:solidFill>
                <w14:schemeClr w14:val="tx1"/>
              </w14:solidFill>
            </w14:textFill>
          </w:rPr>
          <w:t>Installed software</w:t>
        </w:r>
      </w:ins>
    </w:p>
    <w:p w14:paraId="50131F0A">
      <w:pPr>
        <w:numPr>
          <w:ilvl w:val="0"/>
          <w:numId w:val="124"/>
        </w:numPr>
        <w:rPr>
          <w:ins w:id="877" w:author="Tejal Dalvi" w:date="2025-11-16T23:55:00Z"/>
          <w:rFonts w:hint="default" w:ascii="Calibri Light" w:hAnsi="Calibri Light" w:cs="Calibri Light"/>
          <w:b w:val="0"/>
          <w:bCs w:val="0"/>
          <w:color w:val="000000" w:themeColor="text1"/>
          <w:u w:val="none"/>
          <w14:textFill>
            <w14:solidFill>
              <w14:schemeClr w14:val="tx1"/>
            </w14:solidFill>
          </w14:textFill>
        </w:rPr>
      </w:pPr>
      <w:ins w:id="878" w:author="Tejal Dalvi" w:date="2025-11-16T23:55:00Z">
        <w:r>
          <w:rPr>
            <w:rFonts w:hint="default" w:ascii="Calibri Light" w:hAnsi="Calibri Light" w:cs="Calibri Light"/>
            <w:b w:val="0"/>
            <w:bCs w:val="0"/>
            <w:color w:val="000000" w:themeColor="text1"/>
            <w:u w:val="none"/>
            <w14:textFill>
              <w14:solidFill>
                <w14:schemeClr w14:val="tx1"/>
              </w14:solidFill>
            </w14:textFill>
          </w:rPr>
          <w:t>Running processes</w:t>
        </w:r>
      </w:ins>
    </w:p>
    <w:p w14:paraId="089AB4E7">
      <w:pPr>
        <w:numPr>
          <w:ilvl w:val="0"/>
          <w:numId w:val="124"/>
        </w:numPr>
        <w:rPr>
          <w:ins w:id="879" w:author="Tejal Dalvi" w:date="2025-11-16T23:55:00Z"/>
          <w:rFonts w:hint="default" w:ascii="Calibri Light" w:hAnsi="Calibri Light" w:cs="Calibri Light"/>
          <w:b w:val="0"/>
          <w:bCs w:val="0"/>
          <w:color w:val="000000" w:themeColor="text1"/>
          <w:u w:val="none"/>
          <w14:textFill>
            <w14:solidFill>
              <w14:schemeClr w14:val="tx1"/>
            </w14:solidFill>
          </w14:textFill>
        </w:rPr>
      </w:pPr>
      <w:ins w:id="880" w:author="Tejal Dalvi" w:date="2025-11-16T23:55:00Z">
        <w:r>
          <w:rPr>
            <w:rFonts w:hint="default" w:ascii="Calibri Light" w:hAnsi="Calibri Light" w:cs="Calibri Light"/>
            <w:b w:val="0"/>
            <w:bCs w:val="0"/>
            <w:color w:val="000000" w:themeColor="text1"/>
            <w:u w:val="none"/>
            <w14:textFill>
              <w14:solidFill>
                <w14:schemeClr w14:val="tx1"/>
              </w14:solidFill>
            </w14:textFill>
          </w:rPr>
          <w:t>Routing tables</w:t>
        </w:r>
      </w:ins>
    </w:p>
    <w:p w14:paraId="321AB578">
      <w:pPr>
        <w:numPr>
          <w:ilvl w:val="0"/>
          <w:numId w:val="124"/>
        </w:numPr>
        <w:rPr>
          <w:ins w:id="881" w:author="Tejal Dalvi" w:date="2025-11-16T23:55:00Z"/>
          <w:rFonts w:hint="default" w:ascii="Calibri Light" w:hAnsi="Calibri Light" w:cs="Calibri Light"/>
          <w:b w:val="0"/>
          <w:bCs w:val="0"/>
          <w:color w:val="000000" w:themeColor="text1"/>
          <w:u w:val="none"/>
          <w14:textFill>
            <w14:solidFill>
              <w14:schemeClr w14:val="tx1"/>
            </w14:solidFill>
          </w14:textFill>
        </w:rPr>
      </w:pPr>
      <w:ins w:id="882" w:author="Tejal Dalvi" w:date="2025-11-16T23:55:00Z">
        <w:r>
          <w:rPr>
            <w:rFonts w:hint="default" w:ascii="Calibri Light" w:hAnsi="Calibri Light" w:cs="Calibri Light"/>
            <w:b w:val="0"/>
            <w:bCs w:val="0"/>
            <w:color w:val="000000" w:themeColor="text1"/>
            <w:u w:val="none"/>
            <w14:textFill>
              <w14:solidFill>
                <w14:schemeClr w14:val="tx1"/>
              </w14:solidFill>
            </w14:textFill>
          </w:rPr>
          <w:t>ARP tables</w:t>
        </w:r>
      </w:ins>
    </w:p>
    <w:p w14:paraId="45B0953C">
      <w:pPr>
        <w:numPr>
          <w:ilvl w:val="0"/>
          <w:numId w:val="124"/>
        </w:numPr>
        <w:rPr>
          <w:ins w:id="883" w:author="Tejal Dalvi" w:date="2025-11-16T23:55:00Z"/>
          <w:rFonts w:hint="default" w:ascii="Calibri Light" w:hAnsi="Calibri Light" w:cs="Calibri Light"/>
          <w:b w:val="0"/>
          <w:bCs w:val="0"/>
          <w:color w:val="000000" w:themeColor="text1"/>
          <w:u w:val="none"/>
          <w14:textFill>
            <w14:solidFill>
              <w14:schemeClr w14:val="tx1"/>
            </w14:solidFill>
          </w14:textFill>
        </w:rPr>
      </w:pPr>
      <w:ins w:id="884" w:author="Tejal Dalvi" w:date="2025-11-16T23:55:00Z">
        <w:r>
          <w:rPr>
            <w:rFonts w:hint="default" w:ascii="Calibri Light" w:hAnsi="Calibri Light" w:cs="Calibri Light"/>
            <w:b w:val="0"/>
            <w:bCs w:val="0"/>
            <w:color w:val="000000" w:themeColor="text1"/>
            <w:u w:val="none"/>
            <w14:textFill>
              <w14:solidFill>
                <w14:schemeClr w14:val="tx1"/>
              </w14:solidFill>
            </w14:textFill>
          </w:rPr>
          <w:t>System uptime</w:t>
        </w:r>
      </w:ins>
    </w:p>
    <w:p w14:paraId="2259F411">
      <w:pPr>
        <w:numPr>
          <w:ilvl w:val="0"/>
          <w:numId w:val="124"/>
        </w:numPr>
        <w:rPr>
          <w:ins w:id="885" w:author="Tejal Dalvi" w:date="2025-11-16T23:55:00Z"/>
          <w:rFonts w:hint="default" w:ascii="Calibri Light" w:hAnsi="Calibri Light" w:cs="Calibri Light"/>
          <w:b w:val="0"/>
          <w:bCs w:val="0"/>
          <w:color w:val="000000" w:themeColor="text1"/>
          <w:u w:val="none"/>
          <w14:textFill>
            <w14:solidFill>
              <w14:schemeClr w14:val="tx1"/>
            </w14:solidFill>
          </w14:textFill>
        </w:rPr>
      </w:pPr>
      <w:ins w:id="886" w:author="Tejal Dalvi" w:date="2025-11-16T23:55:00Z">
        <w:r>
          <w:rPr>
            <w:rFonts w:hint="default" w:ascii="Calibri Light" w:hAnsi="Calibri Light" w:cs="Calibri Light"/>
            <w:b w:val="0"/>
            <w:bCs w:val="0"/>
            <w:color w:val="000000" w:themeColor="text1"/>
            <w:u w:val="none"/>
            <w14:textFill>
              <w14:solidFill>
                <w14:schemeClr w14:val="tx1"/>
              </w14:solidFill>
            </w14:textFill>
          </w:rPr>
          <w:t>Open ports</w:t>
        </w:r>
      </w:ins>
    </w:p>
    <w:p w14:paraId="6FF4FEC6">
      <w:pPr>
        <w:numPr>
          <w:ilvl w:val="0"/>
          <w:numId w:val="124"/>
        </w:numPr>
        <w:rPr>
          <w:ins w:id="887" w:author="Tejal Dalvi" w:date="2025-11-16T23:55:00Z"/>
          <w:rFonts w:hint="default" w:ascii="Calibri Light" w:hAnsi="Calibri Light" w:cs="Calibri Light"/>
          <w:b w:val="0"/>
          <w:bCs w:val="0"/>
          <w:color w:val="000000" w:themeColor="text1"/>
          <w:u w:val="none"/>
          <w14:textFill>
            <w14:solidFill>
              <w14:schemeClr w14:val="tx1"/>
            </w14:solidFill>
          </w14:textFill>
        </w:rPr>
      </w:pPr>
      <w:ins w:id="888" w:author="Tejal Dalvi" w:date="2025-11-16T23:55:00Z">
        <w:r>
          <w:rPr>
            <w:rFonts w:hint="default" w:ascii="Calibri Light" w:hAnsi="Calibri Light" w:cs="Calibri Light"/>
            <w:b w:val="0"/>
            <w:bCs w:val="0"/>
            <w:color w:val="000000" w:themeColor="text1"/>
            <w:u w:val="none"/>
            <w14:textFill>
              <w14:solidFill>
                <w14:schemeClr w14:val="tx1"/>
              </w14:solidFill>
            </w14:textFill>
          </w:rPr>
          <w:t>User accounts</w:t>
        </w:r>
      </w:ins>
    </w:p>
    <w:p w14:paraId="24DEE087">
      <w:pPr>
        <w:rPr>
          <w:ins w:id="889" w:author="Tejal Dalvi" w:date="2025-11-16T23:55:00Z"/>
          <w:rFonts w:hint="default" w:ascii="Calibri Light" w:hAnsi="Calibri Light" w:cs="Calibri Light"/>
          <w:b w:val="0"/>
          <w:bCs w:val="0"/>
          <w:color w:val="000000" w:themeColor="text1"/>
          <w:u w:val="none"/>
          <w14:textFill>
            <w14:solidFill>
              <w14:schemeClr w14:val="tx1"/>
            </w14:solidFill>
          </w14:textFill>
        </w:rPr>
      </w:pPr>
      <w:ins w:id="890" w:author="Tejal Dalvi" w:date="2025-11-16T23:55:00Z">
        <w:r>
          <w:rPr>
            <w:rFonts w:hint="default" w:ascii="Calibri Light" w:hAnsi="Calibri Light" w:cs="Calibri Light"/>
            <w:b w:val="0"/>
            <w:bCs w:val="0"/>
            <w:color w:val="000000" w:themeColor="text1"/>
            <w:u w:val="none"/>
            <w14:textFill>
              <w14:solidFill>
                <w14:schemeClr w14:val="tx1"/>
              </w14:solidFill>
            </w14:textFill>
          </w:rPr>
          <w:t>2. LDAP Enumeration (Lightweight Directory Access Protocol)</w:t>
        </w:r>
      </w:ins>
    </w:p>
    <w:p w14:paraId="1558526B">
      <w:pPr>
        <w:rPr>
          <w:ins w:id="891" w:author="Tejal Dalvi" w:date="2025-11-16T23:55:00Z"/>
          <w:rFonts w:hint="default" w:ascii="Calibri Light" w:hAnsi="Calibri Light" w:cs="Calibri Light"/>
          <w:b w:val="0"/>
          <w:bCs w:val="0"/>
          <w:color w:val="000000" w:themeColor="text1"/>
          <w:u w:val="none"/>
          <w14:textFill>
            <w14:solidFill>
              <w14:schemeClr w14:val="tx1"/>
            </w14:solidFill>
          </w14:textFill>
        </w:rPr>
      </w:pPr>
      <w:ins w:id="892" w:author="Tejal Dalvi" w:date="2025-11-16T23:55:00Z">
        <w:r>
          <w:rPr>
            <w:rFonts w:hint="default" w:ascii="Calibri Light" w:hAnsi="Calibri Light" w:cs="Calibri Light"/>
            <w:b w:val="0"/>
            <w:bCs w:val="0"/>
            <w:color w:val="000000" w:themeColor="text1"/>
            <w:u w:val="none"/>
            <w14:textFill>
              <w14:solidFill>
                <w14:schemeClr w14:val="tx1"/>
              </w14:solidFill>
            </w14:textFill>
          </w:rPr>
          <w:t>✅ What is LDAP Enumeration?</w:t>
        </w:r>
      </w:ins>
    </w:p>
    <w:p w14:paraId="785E8F43">
      <w:pPr>
        <w:rPr>
          <w:ins w:id="893" w:author="Tejal Dalvi" w:date="2025-11-16T23:55:00Z"/>
          <w:rFonts w:hint="default" w:ascii="Calibri Light" w:hAnsi="Calibri Light" w:cs="Calibri Light"/>
          <w:b w:val="0"/>
          <w:bCs w:val="0"/>
          <w:color w:val="000000" w:themeColor="text1"/>
          <w:u w:val="none"/>
          <w14:textFill>
            <w14:solidFill>
              <w14:schemeClr w14:val="tx1"/>
            </w14:solidFill>
          </w14:textFill>
        </w:rPr>
      </w:pPr>
      <w:ins w:id="894" w:author="Tejal Dalvi" w:date="2025-11-16T23:55:00Z">
        <w:r>
          <w:rPr>
            <w:rFonts w:hint="default" w:ascii="Calibri Light" w:hAnsi="Calibri Light" w:cs="Calibri Light"/>
            <w:b w:val="0"/>
            <w:bCs w:val="0"/>
            <w:color w:val="000000" w:themeColor="text1"/>
            <w:u w:val="none"/>
            <w14:textFill>
              <w14:solidFill>
                <w14:schemeClr w14:val="tx1"/>
              </w14:solidFill>
            </w14:textFill>
          </w:rPr>
          <w:t>LDAP Enumeration targets directory services like Active Directory, gathering information about:</w:t>
        </w:r>
      </w:ins>
    </w:p>
    <w:p w14:paraId="5EAAE69D">
      <w:pPr>
        <w:numPr>
          <w:ilvl w:val="0"/>
          <w:numId w:val="125"/>
        </w:numPr>
        <w:rPr>
          <w:ins w:id="895" w:author="Tejal Dalvi" w:date="2025-11-16T23:55:00Z"/>
          <w:rFonts w:hint="default" w:ascii="Calibri Light" w:hAnsi="Calibri Light" w:cs="Calibri Light"/>
          <w:b w:val="0"/>
          <w:bCs w:val="0"/>
          <w:color w:val="000000" w:themeColor="text1"/>
          <w:u w:val="none"/>
          <w14:textFill>
            <w14:solidFill>
              <w14:schemeClr w14:val="tx1"/>
            </w14:solidFill>
          </w14:textFill>
        </w:rPr>
      </w:pPr>
      <w:ins w:id="896" w:author="Tejal Dalvi" w:date="2025-11-16T23:55:00Z">
        <w:r>
          <w:rPr>
            <w:rFonts w:hint="default" w:ascii="Calibri Light" w:hAnsi="Calibri Light" w:cs="Calibri Light"/>
            <w:b w:val="0"/>
            <w:bCs w:val="0"/>
            <w:color w:val="000000" w:themeColor="text1"/>
            <w:u w:val="none"/>
            <w14:textFill>
              <w14:solidFill>
                <w14:schemeClr w14:val="tx1"/>
              </w14:solidFill>
            </w14:textFill>
          </w:rPr>
          <w:t>Users</w:t>
        </w:r>
      </w:ins>
    </w:p>
    <w:p w14:paraId="5D5DF6D1">
      <w:pPr>
        <w:numPr>
          <w:ilvl w:val="0"/>
          <w:numId w:val="125"/>
        </w:numPr>
        <w:rPr>
          <w:ins w:id="897" w:author="Tejal Dalvi" w:date="2025-11-16T23:55:00Z"/>
          <w:rFonts w:hint="default" w:ascii="Calibri Light" w:hAnsi="Calibri Light" w:cs="Calibri Light"/>
          <w:b w:val="0"/>
          <w:bCs w:val="0"/>
          <w:color w:val="000000" w:themeColor="text1"/>
          <w:u w:val="none"/>
          <w14:textFill>
            <w14:solidFill>
              <w14:schemeClr w14:val="tx1"/>
            </w14:solidFill>
          </w14:textFill>
        </w:rPr>
      </w:pPr>
      <w:ins w:id="898" w:author="Tejal Dalvi" w:date="2025-11-16T23:55:00Z">
        <w:r>
          <w:rPr>
            <w:rFonts w:hint="default" w:ascii="Calibri Light" w:hAnsi="Calibri Light" w:cs="Calibri Light"/>
            <w:b w:val="0"/>
            <w:bCs w:val="0"/>
            <w:color w:val="000000" w:themeColor="text1"/>
            <w:u w:val="none"/>
            <w14:textFill>
              <w14:solidFill>
                <w14:schemeClr w14:val="tx1"/>
              </w14:solidFill>
            </w14:textFill>
          </w:rPr>
          <w:t>Groups</w:t>
        </w:r>
      </w:ins>
    </w:p>
    <w:p w14:paraId="78D28B56">
      <w:pPr>
        <w:numPr>
          <w:ilvl w:val="0"/>
          <w:numId w:val="125"/>
        </w:numPr>
        <w:rPr>
          <w:ins w:id="899" w:author="Tejal Dalvi" w:date="2025-11-16T23:55:00Z"/>
          <w:rFonts w:hint="default" w:ascii="Calibri Light" w:hAnsi="Calibri Light" w:cs="Calibri Light"/>
          <w:b w:val="0"/>
          <w:bCs w:val="0"/>
          <w:color w:val="000000" w:themeColor="text1"/>
          <w:u w:val="none"/>
          <w14:textFill>
            <w14:solidFill>
              <w14:schemeClr w14:val="tx1"/>
            </w14:solidFill>
          </w14:textFill>
        </w:rPr>
      </w:pPr>
      <w:ins w:id="900" w:author="Tejal Dalvi" w:date="2025-11-16T23:55:00Z">
        <w:r>
          <w:rPr>
            <w:rFonts w:hint="default" w:ascii="Calibri Light" w:hAnsi="Calibri Light" w:cs="Calibri Light"/>
            <w:b w:val="0"/>
            <w:bCs w:val="0"/>
            <w:color w:val="000000" w:themeColor="text1"/>
            <w:u w:val="none"/>
            <w14:textFill>
              <w14:solidFill>
                <w14:schemeClr w14:val="tx1"/>
              </w14:solidFill>
            </w14:textFill>
          </w:rPr>
          <w:t>Organizational Units (OUs)</w:t>
        </w:r>
      </w:ins>
    </w:p>
    <w:p w14:paraId="40385329">
      <w:pPr>
        <w:numPr>
          <w:ilvl w:val="0"/>
          <w:numId w:val="125"/>
        </w:numPr>
        <w:rPr>
          <w:ins w:id="901" w:author="Tejal Dalvi" w:date="2025-11-16T23:55:00Z"/>
          <w:rFonts w:hint="default" w:ascii="Calibri Light" w:hAnsi="Calibri Light" w:cs="Calibri Light"/>
          <w:b w:val="0"/>
          <w:bCs w:val="0"/>
          <w:color w:val="000000" w:themeColor="text1"/>
          <w:u w:val="none"/>
          <w14:textFill>
            <w14:solidFill>
              <w14:schemeClr w14:val="tx1"/>
            </w14:solidFill>
          </w14:textFill>
        </w:rPr>
      </w:pPr>
      <w:ins w:id="902" w:author="Tejal Dalvi" w:date="2025-11-16T23:55:00Z">
        <w:r>
          <w:rPr>
            <w:rFonts w:hint="default" w:ascii="Calibri Light" w:hAnsi="Calibri Light" w:cs="Calibri Light"/>
            <w:b w:val="0"/>
            <w:bCs w:val="0"/>
            <w:color w:val="000000" w:themeColor="text1"/>
            <w:u w:val="none"/>
            <w14:textFill>
              <w14:solidFill>
                <w14:schemeClr w14:val="tx1"/>
              </w14:solidFill>
            </w14:textFill>
          </w:rPr>
          <w:t>Policies</w:t>
        </w:r>
      </w:ins>
    </w:p>
    <w:p w14:paraId="4BDB1B8B">
      <w:pPr>
        <w:numPr>
          <w:ilvl w:val="0"/>
          <w:numId w:val="125"/>
        </w:numPr>
        <w:rPr>
          <w:ins w:id="903" w:author="Tejal Dalvi" w:date="2025-11-16T23:55:00Z"/>
          <w:rFonts w:hint="default" w:ascii="Calibri Light" w:hAnsi="Calibri Light" w:cs="Calibri Light"/>
          <w:b w:val="0"/>
          <w:bCs w:val="0"/>
          <w:color w:val="000000" w:themeColor="text1"/>
          <w:u w:val="none"/>
          <w14:textFill>
            <w14:solidFill>
              <w14:schemeClr w14:val="tx1"/>
            </w14:solidFill>
          </w14:textFill>
        </w:rPr>
      </w:pPr>
      <w:ins w:id="904" w:author="Tejal Dalvi" w:date="2025-11-16T23:55:00Z">
        <w:r>
          <w:rPr>
            <w:rFonts w:hint="default" w:ascii="Calibri Light" w:hAnsi="Calibri Light" w:cs="Calibri Light"/>
            <w:b w:val="0"/>
            <w:bCs w:val="0"/>
            <w:color w:val="000000" w:themeColor="text1"/>
            <w:u w:val="none"/>
            <w14:textFill>
              <w14:solidFill>
                <w14:schemeClr w14:val="tx1"/>
              </w14:solidFill>
            </w14:textFill>
          </w:rPr>
          <w:t>Domain structure</w:t>
        </w:r>
      </w:ins>
    </w:p>
    <w:p w14:paraId="2FBC808F">
      <w:pPr>
        <w:rPr>
          <w:ins w:id="905" w:author="Tejal Dalvi" w:date="2025-11-16T23:55:00Z"/>
          <w:rFonts w:hint="default" w:ascii="Calibri Light" w:hAnsi="Calibri Light" w:cs="Calibri Light"/>
          <w:b w:val="0"/>
          <w:bCs w:val="0"/>
          <w:color w:val="000000" w:themeColor="text1"/>
          <w:u w:val="none"/>
          <w14:textFill>
            <w14:solidFill>
              <w14:schemeClr w14:val="tx1"/>
            </w14:solidFill>
          </w14:textFill>
        </w:rPr>
      </w:pPr>
      <w:ins w:id="906" w:author="Tejal Dalvi" w:date="2025-11-16T23:55:00Z">
        <w:r>
          <w:rPr>
            <w:rFonts w:hint="default" w:ascii="Calibri Light" w:hAnsi="Calibri Light" w:cs="Calibri Light"/>
            <w:b w:val="0"/>
            <w:bCs w:val="0"/>
            <w:color w:val="000000" w:themeColor="text1"/>
            <w:u w:val="none"/>
            <w14:textFill>
              <w14:solidFill>
                <w14:schemeClr w14:val="tx1"/>
              </w14:solidFill>
            </w14:textFill>
          </w:rPr>
          <w:t>LDAP uses:</w:t>
        </w:r>
      </w:ins>
    </w:p>
    <w:p w14:paraId="6D9CB85A">
      <w:pPr>
        <w:numPr>
          <w:ilvl w:val="0"/>
          <w:numId w:val="126"/>
        </w:numPr>
        <w:rPr>
          <w:ins w:id="907" w:author="Tejal Dalvi" w:date="2025-11-16T23:55:00Z"/>
          <w:rFonts w:hint="default" w:ascii="Calibri Light" w:hAnsi="Calibri Light" w:cs="Calibri Light"/>
          <w:b w:val="0"/>
          <w:bCs w:val="0"/>
          <w:color w:val="000000" w:themeColor="text1"/>
          <w:u w:val="none"/>
          <w14:textFill>
            <w14:solidFill>
              <w14:schemeClr w14:val="tx1"/>
            </w14:solidFill>
          </w14:textFill>
        </w:rPr>
      </w:pPr>
      <w:ins w:id="908" w:author="Tejal Dalvi" w:date="2025-11-16T23:55:00Z">
        <w:r>
          <w:rPr>
            <w:rFonts w:hint="default" w:ascii="Calibri Light" w:hAnsi="Calibri Light" w:cs="Calibri Light"/>
            <w:b w:val="0"/>
            <w:bCs w:val="0"/>
            <w:color w:val="000000" w:themeColor="text1"/>
            <w:u w:val="none"/>
            <w14:textFill>
              <w14:solidFill>
                <w14:schemeClr w14:val="tx1"/>
              </w14:solidFill>
            </w14:textFill>
          </w:rPr>
          <w:t>TCP/UDP Port 389 (LDAP)</w:t>
        </w:r>
      </w:ins>
    </w:p>
    <w:p w14:paraId="30593CB2">
      <w:pPr>
        <w:numPr>
          <w:ilvl w:val="0"/>
          <w:numId w:val="126"/>
        </w:numPr>
        <w:rPr>
          <w:ins w:id="909" w:author="Tejal Dalvi" w:date="2025-11-16T23:55:00Z"/>
          <w:rFonts w:hint="default" w:ascii="Calibri Light" w:hAnsi="Calibri Light" w:cs="Calibri Light"/>
          <w:b w:val="0"/>
          <w:bCs w:val="0"/>
          <w:color w:val="000000" w:themeColor="text1"/>
          <w:u w:val="none"/>
          <w14:textFill>
            <w14:solidFill>
              <w14:schemeClr w14:val="tx1"/>
            </w14:solidFill>
          </w14:textFill>
        </w:rPr>
      </w:pPr>
      <w:ins w:id="910" w:author="Tejal Dalvi" w:date="2025-11-16T23:55:00Z">
        <w:r>
          <w:rPr>
            <w:rFonts w:hint="default" w:ascii="Calibri Light" w:hAnsi="Calibri Light" w:cs="Calibri Light"/>
            <w:b w:val="0"/>
            <w:bCs w:val="0"/>
            <w:color w:val="000000" w:themeColor="text1"/>
            <w:u w:val="none"/>
            <w14:textFill>
              <w14:solidFill>
                <w14:schemeClr w14:val="tx1"/>
              </w14:solidFill>
            </w14:textFill>
          </w:rPr>
          <w:t>TCP 636 (LDAPS – secure)</w:t>
        </w:r>
      </w:ins>
    </w:p>
    <w:p w14:paraId="6A7A56FF">
      <w:pPr>
        <w:rPr>
          <w:ins w:id="911" w:author="Tejal Dalvi" w:date="2025-11-16T23:55:00Z"/>
          <w:rFonts w:hint="default" w:ascii="Calibri Light" w:hAnsi="Calibri Light" w:cs="Calibri Light"/>
          <w:b w:val="0"/>
          <w:bCs w:val="0"/>
          <w:color w:val="000000" w:themeColor="text1"/>
          <w:u w:val="none"/>
          <w14:textFill>
            <w14:solidFill>
              <w14:schemeClr w14:val="tx1"/>
            </w14:solidFill>
          </w14:textFill>
        </w:rPr>
      </w:pPr>
      <w:ins w:id="912" w:author="Tejal Dalvi" w:date="2025-11-16T23:55:00Z">
        <w:r>
          <w:rPr>
            <w:rFonts w:hint="default" w:ascii="Calibri Light" w:hAnsi="Calibri Light" w:cs="Calibri Light"/>
            <w:b w:val="0"/>
            <w:bCs w:val="0"/>
            <w:color w:val="000000" w:themeColor="text1"/>
            <w:u w:val="none"/>
            <w14:textFill>
              <w14:solidFill>
                <w14:schemeClr w14:val="tx1"/>
              </w14:solidFill>
            </w14:textFill>
          </w:rPr>
          <w:t>Information Gathered</w:t>
        </w:r>
      </w:ins>
    </w:p>
    <w:p w14:paraId="726868C6">
      <w:pPr>
        <w:numPr>
          <w:ilvl w:val="0"/>
          <w:numId w:val="127"/>
        </w:numPr>
        <w:rPr>
          <w:ins w:id="913" w:author="Tejal Dalvi" w:date="2025-11-16T23:55:00Z"/>
          <w:rFonts w:hint="default" w:ascii="Calibri Light" w:hAnsi="Calibri Light" w:cs="Calibri Light"/>
          <w:b w:val="0"/>
          <w:bCs w:val="0"/>
          <w:color w:val="000000" w:themeColor="text1"/>
          <w:u w:val="none"/>
          <w14:textFill>
            <w14:solidFill>
              <w14:schemeClr w14:val="tx1"/>
            </w14:solidFill>
          </w14:textFill>
        </w:rPr>
      </w:pPr>
      <w:ins w:id="914" w:author="Tejal Dalvi" w:date="2025-11-16T23:55:00Z">
        <w:r>
          <w:rPr>
            <w:rFonts w:hint="default" w:ascii="Calibri Light" w:hAnsi="Calibri Light" w:cs="Calibri Light"/>
            <w:b w:val="0"/>
            <w:bCs w:val="0"/>
            <w:color w:val="000000" w:themeColor="text1"/>
            <w:u w:val="none"/>
            <w14:textFill>
              <w14:solidFill>
                <w14:schemeClr w14:val="tx1"/>
              </w14:solidFill>
            </w14:textFill>
          </w:rPr>
          <w:t>List of domain users</w:t>
        </w:r>
      </w:ins>
    </w:p>
    <w:p w14:paraId="2A88629A">
      <w:pPr>
        <w:numPr>
          <w:ilvl w:val="0"/>
          <w:numId w:val="127"/>
        </w:numPr>
        <w:rPr>
          <w:ins w:id="915" w:author="Tejal Dalvi" w:date="2025-11-16T23:55:00Z"/>
          <w:rFonts w:hint="default" w:ascii="Calibri Light" w:hAnsi="Calibri Light" w:cs="Calibri Light"/>
          <w:b w:val="0"/>
          <w:bCs w:val="0"/>
          <w:color w:val="000000" w:themeColor="text1"/>
          <w:u w:val="none"/>
          <w14:textFill>
            <w14:solidFill>
              <w14:schemeClr w14:val="tx1"/>
            </w14:solidFill>
          </w14:textFill>
        </w:rPr>
      </w:pPr>
      <w:ins w:id="916" w:author="Tejal Dalvi" w:date="2025-11-16T23:55:00Z">
        <w:r>
          <w:rPr>
            <w:rFonts w:hint="default" w:ascii="Calibri Light" w:hAnsi="Calibri Light" w:cs="Calibri Light"/>
            <w:b w:val="0"/>
            <w:bCs w:val="0"/>
            <w:color w:val="000000" w:themeColor="text1"/>
            <w:u w:val="none"/>
            <w14:textFill>
              <w14:solidFill>
                <w14:schemeClr w14:val="tx1"/>
              </w14:solidFill>
            </w14:textFill>
          </w:rPr>
          <w:t>Group membership</w:t>
        </w:r>
      </w:ins>
    </w:p>
    <w:p w14:paraId="4D3B6C5C">
      <w:pPr>
        <w:numPr>
          <w:ilvl w:val="0"/>
          <w:numId w:val="127"/>
        </w:numPr>
        <w:rPr>
          <w:ins w:id="917" w:author="Tejal Dalvi" w:date="2025-11-16T23:55:00Z"/>
          <w:rFonts w:hint="default" w:ascii="Calibri Light" w:hAnsi="Calibri Light" w:cs="Calibri Light"/>
          <w:b w:val="0"/>
          <w:bCs w:val="0"/>
          <w:color w:val="000000" w:themeColor="text1"/>
          <w:u w:val="none"/>
          <w14:textFill>
            <w14:solidFill>
              <w14:schemeClr w14:val="tx1"/>
            </w14:solidFill>
          </w14:textFill>
        </w:rPr>
      </w:pPr>
      <w:ins w:id="918" w:author="Tejal Dalvi" w:date="2025-11-16T23:55:00Z">
        <w:r>
          <w:rPr>
            <w:rFonts w:hint="default" w:ascii="Calibri Light" w:hAnsi="Calibri Light" w:cs="Calibri Light"/>
            <w:b w:val="0"/>
            <w:bCs w:val="0"/>
            <w:color w:val="000000" w:themeColor="text1"/>
            <w:u w:val="none"/>
            <w14:textFill>
              <w14:solidFill>
                <w14:schemeClr w14:val="tx1"/>
              </w14:solidFill>
            </w14:textFill>
          </w:rPr>
          <w:t>Password policies</w:t>
        </w:r>
      </w:ins>
    </w:p>
    <w:p w14:paraId="7BB8EB05">
      <w:pPr>
        <w:numPr>
          <w:ilvl w:val="0"/>
          <w:numId w:val="127"/>
        </w:numPr>
        <w:rPr>
          <w:ins w:id="919" w:author="Tejal Dalvi" w:date="2025-11-16T23:55:00Z"/>
          <w:rFonts w:hint="default" w:ascii="Calibri Light" w:hAnsi="Calibri Light" w:cs="Calibri Light"/>
          <w:b w:val="0"/>
          <w:bCs w:val="0"/>
          <w:color w:val="000000" w:themeColor="text1"/>
          <w:u w:val="none"/>
          <w14:textFill>
            <w14:solidFill>
              <w14:schemeClr w14:val="tx1"/>
            </w14:solidFill>
          </w14:textFill>
        </w:rPr>
      </w:pPr>
      <w:ins w:id="920" w:author="Tejal Dalvi" w:date="2025-11-16T23:55:00Z">
        <w:r>
          <w:rPr>
            <w:rFonts w:hint="default" w:ascii="Calibri Light" w:hAnsi="Calibri Light" w:cs="Calibri Light"/>
            <w:b w:val="0"/>
            <w:bCs w:val="0"/>
            <w:color w:val="000000" w:themeColor="text1"/>
            <w:u w:val="none"/>
            <w14:textFill>
              <w14:solidFill>
                <w14:schemeClr w14:val="tx1"/>
              </w14:solidFill>
            </w14:textFill>
          </w:rPr>
          <w:t>Account lockout policy</w:t>
        </w:r>
      </w:ins>
    </w:p>
    <w:p w14:paraId="001D2AB6">
      <w:pPr>
        <w:numPr>
          <w:ilvl w:val="0"/>
          <w:numId w:val="127"/>
        </w:numPr>
        <w:rPr>
          <w:ins w:id="921" w:author="Tejal Dalvi" w:date="2025-11-16T23:55:00Z"/>
          <w:rFonts w:hint="default" w:ascii="Calibri Light" w:hAnsi="Calibri Light" w:cs="Calibri Light"/>
          <w:b w:val="0"/>
          <w:bCs w:val="0"/>
          <w:color w:val="000000" w:themeColor="text1"/>
          <w:u w:val="none"/>
          <w14:textFill>
            <w14:solidFill>
              <w14:schemeClr w14:val="tx1"/>
            </w14:solidFill>
          </w14:textFill>
        </w:rPr>
      </w:pPr>
      <w:ins w:id="922" w:author="Tejal Dalvi" w:date="2025-11-16T23:55:00Z">
        <w:r>
          <w:rPr>
            <w:rFonts w:hint="default" w:ascii="Calibri Light" w:hAnsi="Calibri Light" w:cs="Calibri Light"/>
            <w:b w:val="0"/>
            <w:bCs w:val="0"/>
            <w:color w:val="000000" w:themeColor="text1"/>
            <w:u w:val="none"/>
            <w14:textFill>
              <w14:solidFill>
                <w14:schemeClr w14:val="tx1"/>
              </w14:solidFill>
            </w14:textFill>
          </w:rPr>
          <w:t>Domain controllers</w:t>
        </w:r>
      </w:ins>
    </w:p>
    <w:p w14:paraId="79FC4063">
      <w:pPr>
        <w:numPr>
          <w:ilvl w:val="0"/>
          <w:numId w:val="127"/>
        </w:numPr>
        <w:rPr>
          <w:ins w:id="923" w:author="Tejal Dalvi" w:date="2025-11-16T23:55:00Z"/>
          <w:rFonts w:hint="default" w:ascii="Calibri Light" w:hAnsi="Calibri Light" w:cs="Calibri Light"/>
          <w:b w:val="0"/>
          <w:bCs w:val="0"/>
          <w:color w:val="000000" w:themeColor="text1"/>
          <w:u w:val="none"/>
          <w14:textFill>
            <w14:solidFill>
              <w14:schemeClr w14:val="tx1"/>
            </w14:solidFill>
          </w14:textFill>
        </w:rPr>
      </w:pPr>
      <w:ins w:id="924" w:author="Tejal Dalvi" w:date="2025-11-16T23:55:00Z">
        <w:r>
          <w:rPr>
            <w:rFonts w:hint="default" w:ascii="Calibri Light" w:hAnsi="Calibri Light" w:cs="Calibri Light"/>
            <w:b w:val="0"/>
            <w:bCs w:val="0"/>
            <w:color w:val="000000" w:themeColor="text1"/>
            <w:u w:val="none"/>
            <w14:textFill>
              <w14:solidFill>
                <w14:schemeClr w14:val="tx1"/>
              </w14:solidFill>
            </w14:textFill>
          </w:rPr>
          <w:t>Machine accounts</w:t>
        </w:r>
      </w:ins>
    </w:p>
    <w:p w14:paraId="5D3EFF9D">
      <w:pPr>
        <w:rPr>
          <w:ins w:id="925" w:author="Tejal Dalvi" w:date="2025-11-16T23:55:00Z"/>
          <w:rFonts w:hint="default" w:ascii="Calibri Light" w:hAnsi="Calibri Light" w:cs="Calibri Light"/>
          <w:b w:val="0"/>
          <w:bCs w:val="0"/>
          <w:color w:val="000000" w:themeColor="text1"/>
          <w:u w:val="none"/>
          <w14:textFill>
            <w14:solidFill>
              <w14:schemeClr w14:val="tx1"/>
            </w14:solidFill>
          </w14:textFill>
        </w:rPr>
      </w:pPr>
      <w:ins w:id="926" w:author="Tejal Dalvi" w:date="2025-11-16T23:55:00Z">
        <w:r>
          <w:rPr>
            <w:rFonts w:hint="default" w:ascii="Calibri Light" w:hAnsi="Calibri Light" w:cs="Calibri Light"/>
            <w:b w:val="0"/>
            <w:bCs w:val="0"/>
            <w:color w:val="000000" w:themeColor="text1"/>
            <w:u w:val="none"/>
            <w14:textFill>
              <w14:solidFill>
                <w14:schemeClr w14:val="tx1"/>
              </w14:solidFill>
            </w14:textFill>
          </w:rPr>
          <w:t>3. SMTP Enumeration (Simple Mail Transfer Protocol)</w:t>
        </w:r>
      </w:ins>
    </w:p>
    <w:p w14:paraId="54E1169B">
      <w:pPr>
        <w:rPr>
          <w:ins w:id="927" w:author="Tejal Dalvi" w:date="2025-11-16T23:55:00Z"/>
          <w:rFonts w:hint="default" w:ascii="Calibri Light" w:hAnsi="Calibri Light" w:cs="Calibri Light"/>
          <w:b w:val="0"/>
          <w:bCs w:val="0"/>
          <w:color w:val="000000" w:themeColor="text1"/>
          <w:u w:val="none"/>
          <w14:textFill>
            <w14:solidFill>
              <w14:schemeClr w14:val="tx1"/>
            </w14:solidFill>
          </w14:textFill>
        </w:rPr>
      </w:pPr>
      <w:ins w:id="928" w:author="Tejal Dalvi" w:date="2025-11-16T23:55:00Z">
        <w:r>
          <w:rPr>
            <w:rFonts w:hint="default" w:ascii="Calibri Light" w:hAnsi="Calibri Light" w:cs="Calibri Light"/>
            <w:b w:val="0"/>
            <w:bCs w:val="0"/>
            <w:color w:val="000000" w:themeColor="text1"/>
            <w:u w:val="none"/>
            <w14:textFill>
              <w14:solidFill>
                <w14:schemeClr w14:val="tx1"/>
              </w14:solidFill>
            </w14:textFill>
          </w:rPr>
          <w:t>✅ What is SMTP Enumeration?</w:t>
        </w:r>
      </w:ins>
    </w:p>
    <w:p w14:paraId="5A2D19B7">
      <w:pPr>
        <w:rPr>
          <w:ins w:id="929" w:author="Tejal Dalvi" w:date="2025-11-16T23:55:00Z"/>
          <w:rFonts w:hint="default" w:ascii="Calibri Light" w:hAnsi="Calibri Light" w:cs="Calibri Light"/>
          <w:b w:val="0"/>
          <w:bCs w:val="0"/>
          <w:color w:val="000000" w:themeColor="text1"/>
          <w:u w:val="none"/>
          <w14:textFill>
            <w14:solidFill>
              <w14:schemeClr w14:val="tx1"/>
            </w14:solidFill>
          </w14:textFill>
        </w:rPr>
      </w:pPr>
      <w:ins w:id="930" w:author="Tejal Dalvi" w:date="2025-11-16T23:55:00Z">
        <w:r>
          <w:rPr>
            <w:rFonts w:hint="default" w:ascii="Calibri Light" w:hAnsi="Calibri Light" w:cs="Calibri Light"/>
            <w:b w:val="0"/>
            <w:bCs w:val="0"/>
            <w:color w:val="000000" w:themeColor="text1"/>
            <w:u w:val="none"/>
            <w14:textFill>
              <w14:solidFill>
                <w14:schemeClr w14:val="tx1"/>
              </w14:solidFill>
            </w14:textFill>
          </w:rPr>
          <w:t>SMTP Enumeration identifies valid email users on a mail server using commands like:</w:t>
        </w:r>
      </w:ins>
    </w:p>
    <w:p w14:paraId="0F40606B">
      <w:pPr>
        <w:numPr>
          <w:ilvl w:val="0"/>
          <w:numId w:val="128"/>
        </w:numPr>
        <w:rPr>
          <w:ins w:id="931" w:author="Tejal Dalvi" w:date="2025-11-16T23:55:00Z"/>
          <w:rFonts w:hint="default" w:ascii="Calibri Light" w:hAnsi="Calibri Light" w:cs="Calibri Light"/>
          <w:b w:val="0"/>
          <w:bCs w:val="0"/>
          <w:color w:val="000000" w:themeColor="text1"/>
          <w:u w:val="none"/>
          <w14:textFill>
            <w14:solidFill>
              <w14:schemeClr w14:val="tx1"/>
            </w14:solidFill>
          </w14:textFill>
        </w:rPr>
      </w:pPr>
      <w:ins w:id="932" w:author="Tejal Dalvi" w:date="2025-11-16T23:55:00Z">
        <w:r>
          <w:rPr>
            <w:rFonts w:hint="default" w:ascii="Calibri Light" w:hAnsi="Calibri Light" w:cs="Calibri Light"/>
            <w:b w:val="0"/>
            <w:bCs w:val="0"/>
            <w:color w:val="000000" w:themeColor="text1"/>
            <w:u w:val="none"/>
            <w14:textFill>
              <w14:solidFill>
                <w14:schemeClr w14:val="tx1"/>
              </w14:solidFill>
            </w14:textFill>
          </w:rPr>
          <w:t>VRFY → Verify if user exists</w:t>
        </w:r>
      </w:ins>
    </w:p>
    <w:p w14:paraId="33BFA1AB">
      <w:pPr>
        <w:numPr>
          <w:ilvl w:val="0"/>
          <w:numId w:val="128"/>
        </w:numPr>
        <w:rPr>
          <w:ins w:id="933" w:author="Tejal Dalvi" w:date="2025-11-16T23:55:00Z"/>
          <w:rFonts w:hint="default" w:ascii="Calibri Light" w:hAnsi="Calibri Light" w:cs="Calibri Light"/>
          <w:b w:val="0"/>
          <w:bCs w:val="0"/>
          <w:color w:val="000000" w:themeColor="text1"/>
          <w:u w:val="none"/>
          <w14:textFill>
            <w14:solidFill>
              <w14:schemeClr w14:val="tx1"/>
            </w14:solidFill>
          </w14:textFill>
        </w:rPr>
      </w:pPr>
      <w:ins w:id="934" w:author="Tejal Dalvi" w:date="2025-11-16T23:55:00Z">
        <w:r>
          <w:rPr>
            <w:rFonts w:hint="default" w:ascii="Calibri Light" w:hAnsi="Calibri Light" w:cs="Calibri Light"/>
            <w:b w:val="0"/>
            <w:bCs w:val="0"/>
            <w:color w:val="000000" w:themeColor="text1"/>
            <w:u w:val="none"/>
            <w14:textFill>
              <w14:solidFill>
                <w14:schemeClr w14:val="tx1"/>
              </w14:solidFill>
            </w14:textFill>
          </w:rPr>
          <w:t>EXPN → Expand a mailing list</w:t>
        </w:r>
      </w:ins>
    </w:p>
    <w:p w14:paraId="59A9EAD2">
      <w:pPr>
        <w:numPr>
          <w:ilvl w:val="0"/>
          <w:numId w:val="128"/>
        </w:numPr>
        <w:rPr>
          <w:ins w:id="935" w:author="Tejal Dalvi" w:date="2025-11-16T23:55:00Z"/>
          <w:rFonts w:hint="default" w:ascii="Calibri Light" w:hAnsi="Calibri Light" w:cs="Calibri Light"/>
          <w:b w:val="0"/>
          <w:bCs w:val="0"/>
          <w:color w:val="000000" w:themeColor="text1"/>
          <w:u w:val="none"/>
          <w14:textFill>
            <w14:solidFill>
              <w14:schemeClr w14:val="tx1"/>
            </w14:solidFill>
          </w14:textFill>
        </w:rPr>
      </w:pPr>
      <w:ins w:id="936" w:author="Tejal Dalvi" w:date="2025-11-16T23:55:00Z">
        <w:r>
          <w:rPr>
            <w:rFonts w:hint="default" w:ascii="Calibri Light" w:hAnsi="Calibri Light" w:cs="Calibri Light"/>
            <w:b w:val="0"/>
            <w:bCs w:val="0"/>
            <w:color w:val="000000" w:themeColor="text1"/>
            <w:u w:val="none"/>
            <w14:textFill>
              <w14:solidFill>
                <w14:schemeClr w14:val="tx1"/>
              </w14:solidFill>
            </w14:textFill>
          </w:rPr>
          <w:t>RCPT TO → Used to check if recipient address is valid</w:t>
        </w:r>
      </w:ins>
    </w:p>
    <w:p w14:paraId="66A261FD">
      <w:pPr>
        <w:rPr>
          <w:ins w:id="937" w:author="Tejal Dalvi" w:date="2025-11-16T23:55:00Z"/>
          <w:rFonts w:hint="default" w:ascii="Calibri Light" w:hAnsi="Calibri Light" w:cs="Calibri Light"/>
          <w:b w:val="0"/>
          <w:bCs w:val="0"/>
          <w:color w:val="000000" w:themeColor="text1"/>
          <w:u w:val="none"/>
          <w14:textFill>
            <w14:solidFill>
              <w14:schemeClr w14:val="tx1"/>
            </w14:solidFill>
          </w14:textFill>
        </w:rPr>
      </w:pPr>
      <w:ins w:id="938" w:author="Tejal Dalvi" w:date="2025-11-16T23:55:00Z">
        <w:r>
          <w:rPr>
            <w:rFonts w:hint="default" w:ascii="Calibri Light" w:hAnsi="Calibri Light" w:cs="Calibri Light"/>
            <w:b w:val="0"/>
            <w:bCs w:val="0"/>
            <w:color w:val="000000" w:themeColor="text1"/>
            <w:u w:val="none"/>
            <w14:textFill>
              <w14:solidFill>
                <w14:schemeClr w14:val="tx1"/>
              </w14:solidFill>
            </w14:textFill>
          </w:rPr>
          <w:t>SMTP runs on:</w:t>
        </w:r>
      </w:ins>
    </w:p>
    <w:p w14:paraId="7E960FBB">
      <w:pPr>
        <w:numPr>
          <w:ilvl w:val="0"/>
          <w:numId w:val="129"/>
        </w:numPr>
        <w:rPr>
          <w:ins w:id="939" w:author="Tejal Dalvi" w:date="2025-11-16T23:55:00Z"/>
          <w:rFonts w:hint="default" w:ascii="Calibri Light" w:hAnsi="Calibri Light" w:cs="Calibri Light"/>
          <w:b w:val="0"/>
          <w:bCs w:val="0"/>
          <w:color w:val="000000" w:themeColor="text1"/>
          <w:u w:val="none"/>
          <w14:textFill>
            <w14:solidFill>
              <w14:schemeClr w14:val="tx1"/>
            </w14:solidFill>
          </w14:textFill>
        </w:rPr>
      </w:pPr>
      <w:ins w:id="940" w:author="Tejal Dalvi" w:date="2025-11-16T23:55:00Z">
        <w:r>
          <w:rPr>
            <w:rFonts w:hint="default" w:ascii="Calibri Light" w:hAnsi="Calibri Light" w:cs="Calibri Light"/>
            <w:b w:val="0"/>
            <w:bCs w:val="0"/>
            <w:color w:val="000000" w:themeColor="text1"/>
            <w:u w:val="none"/>
            <w14:textFill>
              <w14:solidFill>
                <w14:schemeClr w14:val="tx1"/>
              </w14:solidFill>
            </w14:textFill>
          </w:rPr>
          <w:t>TCP Port 25</w:t>
        </w:r>
      </w:ins>
    </w:p>
    <w:p w14:paraId="5DE67D8E">
      <w:pPr>
        <w:numPr>
          <w:ilvl w:val="0"/>
          <w:numId w:val="129"/>
        </w:numPr>
        <w:rPr>
          <w:ins w:id="941" w:author="Tejal Dalvi" w:date="2025-11-16T23:55:00Z"/>
          <w:rFonts w:hint="default" w:ascii="Calibri Light" w:hAnsi="Calibri Light" w:cs="Calibri Light"/>
          <w:b w:val="0"/>
          <w:bCs w:val="0"/>
          <w:color w:val="000000" w:themeColor="text1"/>
          <w:u w:val="none"/>
          <w14:textFill>
            <w14:solidFill>
              <w14:schemeClr w14:val="tx1"/>
            </w14:solidFill>
          </w14:textFill>
        </w:rPr>
      </w:pPr>
      <w:ins w:id="942" w:author="Tejal Dalvi" w:date="2025-11-16T23:55:00Z">
        <w:r>
          <w:rPr>
            <w:rFonts w:hint="default" w:ascii="Calibri Light" w:hAnsi="Calibri Light" w:cs="Calibri Light"/>
            <w:b w:val="0"/>
            <w:bCs w:val="0"/>
            <w:color w:val="000000" w:themeColor="text1"/>
            <w:u w:val="none"/>
            <w14:textFill>
              <w14:solidFill>
                <w14:schemeClr w14:val="tx1"/>
              </w14:solidFill>
            </w14:textFill>
          </w:rPr>
          <w:t>TCP 587, 465 (secure versions)</w:t>
        </w:r>
      </w:ins>
    </w:p>
    <w:p w14:paraId="6E6B9DE7">
      <w:pPr>
        <w:rPr>
          <w:ins w:id="943" w:author="Tejal Dalvi" w:date="2025-11-16T23:55:00Z"/>
          <w:rFonts w:hint="default" w:ascii="Calibri Light" w:hAnsi="Calibri Light" w:cs="Calibri Light"/>
          <w:b w:val="0"/>
          <w:bCs w:val="0"/>
          <w:color w:val="000000" w:themeColor="text1"/>
          <w:u w:val="none"/>
          <w14:textFill>
            <w14:solidFill>
              <w14:schemeClr w14:val="tx1"/>
            </w14:solidFill>
          </w14:textFill>
        </w:rPr>
      </w:pPr>
      <w:ins w:id="944" w:author="Tejal Dalvi" w:date="2025-11-16T23:55:00Z">
        <w:r>
          <w:rPr>
            <w:rFonts w:hint="default" w:ascii="Calibri Light" w:hAnsi="Calibri Light" w:cs="Calibri Light"/>
            <w:b w:val="0"/>
            <w:bCs w:val="0"/>
            <w:color w:val="000000" w:themeColor="text1"/>
            <w:u w:val="none"/>
            <w14:textFill>
              <w14:solidFill>
                <w14:schemeClr w14:val="tx1"/>
              </w14:solidFill>
            </w14:textFill>
          </w:rPr>
          <w:t>4. DNS Enumeration (Domain Name System)</w:t>
        </w:r>
      </w:ins>
    </w:p>
    <w:p w14:paraId="3195A7A5">
      <w:pPr>
        <w:rPr>
          <w:ins w:id="945" w:author="Tejal Dalvi" w:date="2025-11-16T23:55:00Z"/>
          <w:rFonts w:hint="default" w:ascii="Calibri Light" w:hAnsi="Calibri Light" w:cs="Calibri Light"/>
          <w:b w:val="0"/>
          <w:bCs w:val="0"/>
          <w:color w:val="000000" w:themeColor="text1"/>
          <w:u w:val="none"/>
          <w14:textFill>
            <w14:solidFill>
              <w14:schemeClr w14:val="tx1"/>
            </w14:solidFill>
          </w14:textFill>
        </w:rPr>
      </w:pPr>
      <w:ins w:id="946" w:author="Tejal Dalvi" w:date="2025-11-16T23:55:00Z">
        <w:r>
          <w:rPr>
            <w:rFonts w:hint="default" w:ascii="Calibri Light" w:hAnsi="Calibri Light" w:cs="Calibri Light"/>
            <w:b w:val="0"/>
            <w:bCs w:val="0"/>
            <w:color w:val="000000" w:themeColor="text1"/>
            <w:u w:val="none"/>
            <w14:textFill>
              <w14:solidFill>
                <w14:schemeClr w14:val="tx1"/>
              </w14:solidFill>
            </w14:textFill>
          </w:rPr>
          <w:t>✅ What is DNS Enumeration?</w:t>
        </w:r>
      </w:ins>
    </w:p>
    <w:p w14:paraId="554D412D">
      <w:pPr>
        <w:rPr>
          <w:ins w:id="947" w:author="Tejal Dalvi" w:date="2025-11-16T23:55:00Z"/>
          <w:rFonts w:hint="default" w:ascii="Calibri Light" w:hAnsi="Calibri Light" w:cs="Calibri Light"/>
          <w:b w:val="0"/>
          <w:bCs w:val="0"/>
          <w:color w:val="000000" w:themeColor="text1"/>
          <w:u w:val="none"/>
          <w14:textFill>
            <w14:solidFill>
              <w14:schemeClr w14:val="tx1"/>
            </w14:solidFill>
          </w14:textFill>
        </w:rPr>
      </w:pPr>
      <w:ins w:id="948" w:author="Tejal Dalvi" w:date="2025-11-16T23:55:00Z">
        <w:r>
          <w:rPr>
            <w:rFonts w:hint="default" w:ascii="Calibri Light" w:hAnsi="Calibri Light" w:cs="Calibri Light"/>
            <w:b w:val="0"/>
            <w:bCs w:val="0"/>
            <w:color w:val="000000" w:themeColor="text1"/>
            <w:u w:val="none"/>
            <w14:textFill>
              <w14:solidFill>
                <w14:schemeClr w14:val="tx1"/>
              </w14:solidFill>
            </w14:textFill>
          </w:rPr>
          <w:t>DNS Enumeration gathers DNS records to map an organization’s network infrastructure.</w:t>
        </w:r>
      </w:ins>
    </w:p>
    <w:p w14:paraId="0FCA4C31">
      <w:pPr>
        <w:rPr>
          <w:ins w:id="949" w:author="Tejal Dalvi" w:date="2025-11-16T23:55:00Z"/>
          <w:rFonts w:hint="default" w:ascii="Calibri Light" w:hAnsi="Calibri Light" w:cs="Calibri Light"/>
          <w:b w:val="0"/>
          <w:bCs w:val="0"/>
          <w:color w:val="000000" w:themeColor="text1"/>
          <w:u w:val="none"/>
          <w14:textFill>
            <w14:solidFill>
              <w14:schemeClr w14:val="tx1"/>
            </w14:solidFill>
          </w14:textFill>
        </w:rPr>
      </w:pPr>
      <w:ins w:id="950" w:author="Tejal Dalvi" w:date="2025-11-16T23:55:00Z">
        <w:r>
          <w:rPr>
            <w:rFonts w:hint="default" w:ascii="Calibri Light" w:hAnsi="Calibri Light" w:cs="Calibri Light"/>
            <w:b w:val="0"/>
            <w:bCs w:val="0"/>
            <w:color w:val="000000" w:themeColor="text1"/>
            <w:u w:val="none"/>
            <w14:textFill>
              <w14:solidFill>
                <w14:schemeClr w14:val="tx1"/>
              </w14:solidFill>
            </w14:textFill>
          </w:rPr>
          <w:t>DNS operates on:</w:t>
        </w:r>
      </w:ins>
    </w:p>
    <w:p w14:paraId="5ED9BC68">
      <w:pPr>
        <w:numPr>
          <w:ilvl w:val="0"/>
          <w:numId w:val="130"/>
        </w:numPr>
        <w:rPr>
          <w:ins w:id="951" w:author="Tejal Dalvi" w:date="2025-11-16T23:55:00Z"/>
          <w:rFonts w:hint="default" w:ascii="Calibri Light" w:hAnsi="Calibri Light" w:cs="Calibri Light"/>
          <w:b w:val="0"/>
          <w:bCs w:val="0"/>
          <w:color w:val="000000" w:themeColor="text1"/>
          <w:u w:val="none"/>
          <w14:textFill>
            <w14:solidFill>
              <w14:schemeClr w14:val="tx1"/>
            </w14:solidFill>
          </w14:textFill>
        </w:rPr>
      </w:pPr>
      <w:ins w:id="952" w:author="Tejal Dalvi" w:date="2025-11-16T23:55:00Z">
        <w:r>
          <w:rPr>
            <w:rFonts w:hint="default" w:ascii="Calibri Light" w:hAnsi="Calibri Light" w:cs="Calibri Light"/>
            <w:b w:val="0"/>
            <w:bCs w:val="0"/>
            <w:color w:val="000000" w:themeColor="text1"/>
            <w:u w:val="none"/>
            <w14:textFill>
              <w14:solidFill>
                <w14:schemeClr w14:val="tx1"/>
              </w14:solidFill>
            </w14:textFill>
          </w:rPr>
          <w:t>UDP Port 53</w:t>
        </w:r>
      </w:ins>
    </w:p>
    <w:p w14:paraId="621DBBFE">
      <w:pPr>
        <w:numPr>
          <w:ilvl w:val="0"/>
          <w:numId w:val="130"/>
        </w:numPr>
        <w:rPr>
          <w:ins w:id="953" w:author="Tejal Dalvi" w:date="2025-11-16T23:55:00Z"/>
          <w:rFonts w:hint="default" w:ascii="Calibri Light" w:hAnsi="Calibri Light" w:cs="Calibri Light"/>
          <w:b w:val="0"/>
          <w:bCs w:val="0"/>
          <w:color w:val="000000" w:themeColor="text1"/>
          <w:u w:val="none"/>
          <w14:textFill>
            <w14:solidFill>
              <w14:schemeClr w14:val="tx1"/>
            </w14:solidFill>
          </w14:textFill>
        </w:rPr>
      </w:pPr>
      <w:ins w:id="954" w:author="Tejal Dalvi" w:date="2025-11-16T23:55:00Z">
        <w:r>
          <w:rPr>
            <w:rFonts w:hint="default" w:ascii="Calibri Light" w:hAnsi="Calibri Light" w:cs="Calibri Light"/>
            <w:b w:val="0"/>
            <w:bCs w:val="0"/>
            <w:color w:val="000000" w:themeColor="text1"/>
            <w:u w:val="none"/>
            <w14:textFill>
              <w14:solidFill>
                <w14:schemeClr w14:val="tx1"/>
              </w14:solidFill>
            </w14:textFill>
          </w:rPr>
          <w:t>TCP Port 53</w:t>
        </w:r>
      </w:ins>
    </w:p>
    <w:p w14:paraId="29C1F3CA">
      <w:pPr>
        <w:rPr>
          <w:ins w:id="955" w:author="Tejal Dalvi" w:date="2025-11-16T23:55:00Z"/>
          <w:rFonts w:hint="default" w:ascii="Calibri Light" w:hAnsi="Calibri Light" w:cs="Calibri Light"/>
          <w:b w:val="0"/>
          <w:bCs w:val="0"/>
          <w:color w:val="000000" w:themeColor="text1"/>
          <w:u w:val="none"/>
          <w14:textFill>
            <w14:solidFill>
              <w14:schemeClr w14:val="tx1"/>
            </w14:solidFill>
          </w14:textFill>
        </w:rPr>
      </w:pPr>
      <w:ins w:id="956" w:author="Tejal Dalvi" w:date="2025-11-16T23:55:00Z">
        <w:r>
          <w:rPr>
            <w:rFonts w:hint="default" w:ascii="Calibri Light" w:hAnsi="Calibri Light" w:cs="Calibri Light"/>
            <w:b w:val="0"/>
            <w:bCs w:val="0"/>
            <w:color w:val="000000" w:themeColor="text1"/>
            <w:u w:val="none"/>
            <w14:textFill>
              <w14:solidFill>
                <w14:schemeClr w14:val="tx1"/>
              </w14:solidFill>
            </w14:textFill>
          </w:rPr>
          <w:t>Information Gathered</w:t>
        </w:r>
      </w:ins>
    </w:p>
    <w:p w14:paraId="10B2512C">
      <w:pPr>
        <w:numPr>
          <w:ilvl w:val="0"/>
          <w:numId w:val="131"/>
        </w:numPr>
        <w:rPr>
          <w:ins w:id="957" w:author="Tejal Dalvi" w:date="2025-11-16T23:55:00Z"/>
          <w:rFonts w:hint="default" w:ascii="Calibri Light" w:hAnsi="Calibri Light" w:cs="Calibri Light"/>
          <w:b w:val="0"/>
          <w:bCs w:val="0"/>
          <w:color w:val="000000" w:themeColor="text1"/>
          <w:u w:val="none"/>
          <w14:textFill>
            <w14:solidFill>
              <w14:schemeClr w14:val="tx1"/>
            </w14:solidFill>
          </w14:textFill>
        </w:rPr>
      </w:pPr>
      <w:ins w:id="958" w:author="Tejal Dalvi" w:date="2025-11-16T23:55:00Z">
        <w:r>
          <w:rPr>
            <w:rFonts w:hint="default" w:ascii="Calibri Light" w:hAnsi="Calibri Light" w:cs="Calibri Light"/>
            <w:b w:val="0"/>
            <w:bCs w:val="0"/>
            <w:color w:val="000000" w:themeColor="text1"/>
            <w:u w:val="none"/>
            <w14:textFill>
              <w14:solidFill>
                <w14:schemeClr w14:val="tx1"/>
              </w14:solidFill>
            </w14:textFill>
          </w:rPr>
          <w:t>Domain names</w:t>
        </w:r>
      </w:ins>
    </w:p>
    <w:p w14:paraId="23E0AEB9">
      <w:pPr>
        <w:numPr>
          <w:ilvl w:val="0"/>
          <w:numId w:val="131"/>
        </w:numPr>
        <w:rPr>
          <w:ins w:id="959" w:author="Tejal Dalvi" w:date="2025-11-16T23:55:00Z"/>
          <w:rFonts w:hint="default" w:ascii="Calibri Light" w:hAnsi="Calibri Light" w:cs="Calibri Light"/>
          <w:b w:val="0"/>
          <w:bCs w:val="0"/>
          <w:color w:val="000000" w:themeColor="text1"/>
          <w:u w:val="none"/>
          <w14:textFill>
            <w14:solidFill>
              <w14:schemeClr w14:val="tx1"/>
            </w14:solidFill>
          </w14:textFill>
        </w:rPr>
      </w:pPr>
      <w:ins w:id="960" w:author="Tejal Dalvi" w:date="2025-11-16T23:55:00Z">
        <w:r>
          <w:rPr>
            <w:rFonts w:hint="default" w:ascii="Calibri Light" w:hAnsi="Calibri Light" w:cs="Calibri Light"/>
            <w:b w:val="0"/>
            <w:bCs w:val="0"/>
            <w:color w:val="000000" w:themeColor="text1"/>
            <w:u w:val="none"/>
            <w14:textFill>
              <w14:solidFill>
                <w14:schemeClr w14:val="tx1"/>
              </w14:solidFill>
            </w14:textFill>
          </w:rPr>
          <w:t>IP addresses</w:t>
        </w:r>
      </w:ins>
    </w:p>
    <w:p w14:paraId="7D9BA959">
      <w:pPr>
        <w:numPr>
          <w:ilvl w:val="0"/>
          <w:numId w:val="131"/>
        </w:numPr>
        <w:rPr>
          <w:ins w:id="961" w:author="Tejal Dalvi" w:date="2025-11-16T23:55:00Z"/>
          <w:rFonts w:hint="default" w:ascii="Calibri Light" w:hAnsi="Calibri Light" w:cs="Calibri Light"/>
          <w:b w:val="0"/>
          <w:bCs w:val="0"/>
          <w:color w:val="000000" w:themeColor="text1"/>
          <w:u w:val="none"/>
          <w14:textFill>
            <w14:solidFill>
              <w14:schemeClr w14:val="tx1"/>
            </w14:solidFill>
          </w14:textFill>
        </w:rPr>
      </w:pPr>
      <w:ins w:id="962" w:author="Tejal Dalvi" w:date="2025-11-16T23:55:00Z">
        <w:r>
          <w:rPr>
            <w:rFonts w:hint="default" w:ascii="Calibri Light" w:hAnsi="Calibri Light" w:cs="Calibri Light"/>
            <w:b w:val="0"/>
            <w:bCs w:val="0"/>
            <w:color w:val="000000" w:themeColor="text1"/>
            <w:u w:val="none"/>
            <w14:textFill>
              <w14:solidFill>
                <w14:schemeClr w14:val="tx1"/>
              </w14:solidFill>
            </w14:textFill>
          </w:rPr>
          <w:t>Subdomains</w:t>
        </w:r>
      </w:ins>
    </w:p>
    <w:p w14:paraId="57BCB9BC">
      <w:pPr>
        <w:numPr>
          <w:ilvl w:val="0"/>
          <w:numId w:val="131"/>
        </w:numPr>
        <w:rPr>
          <w:ins w:id="963" w:author="Tejal Dalvi" w:date="2025-11-16T23:55:00Z"/>
          <w:rFonts w:hint="default" w:ascii="Calibri Light" w:hAnsi="Calibri Light" w:cs="Calibri Light"/>
          <w:b w:val="0"/>
          <w:bCs w:val="0"/>
          <w:color w:val="000000" w:themeColor="text1"/>
          <w:u w:val="none"/>
          <w14:textFill>
            <w14:solidFill>
              <w14:schemeClr w14:val="tx1"/>
            </w14:solidFill>
          </w14:textFill>
        </w:rPr>
      </w:pPr>
      <w:ins w:id="964" w:author="Tejal Dalvi" w:date="2025-11-16T23:55:00Z">
        <w:r>
          <w:rPr>
            <w:rFonts w:hint="default" w:ascii="Calibri Light" w:hAnsi="Calibri Light" w:cs="Calibri Light"/>
            <w:b w:val="0"/>
            <w:bCs w:val="0"/>
            <w:color w:val="000000" w:themeColor="text1"/>
            <w:u w:val="none"/>
            <w14:textFill>
              <w14:solidFill>
                <w14:schemeClr w14:val="tx1"/>
              </w14:solidFill>
            </w14:textFill>
          </w:rPr>
          <w:t>Mail servers (MX records)</w:t>
        </w:r>
      </w:ins>
    </w:p>
    <w:p w14:paraId="7E2E4B9E">
      <w:pPr>
        <w:numPr>
          <w:ilvl w:val="0"/>
          <w:numId w:val="131"/>
        </w:numPr>
        <w:rPr>
          <w:ins w:id="965" w:author="Tejal Dalvi" w:date="2025-11-16T23:55:00Z"/>
          <w:rFonts w:hint="default" w:ascii="Calibri Light" w:hAnsi="Calibri Light" w:cs="Calibri Light"/>
          <w:b w:val="0"/>
          <w:bCs w:val="0"/>
          <w:color w:val="000000" w:themeColor="text1"/>
          <w:u w:val="none"/>
          <w14:textFill>
            <w14:solidFill>
              <w14:schemeClr w14:val="tx1"/>
            </w14:solidFill>
          </w14:textFill>
        </w:rPr>
      </w:pPr>
      <w:ins w:id="966" w:author="Tejal Dalvi" w:date="2025-11-16T23:55:00Z">
        <w:r>
          <w:rPr>
            <w:rFonts w:hint="default" w:ascii="Calibri Light" w:hAnsi="Calibri Light" w:cs="Calibri Light"/>
            <w:b w:val="0"/>
            <w:bCs w:val="0"/>
            <w:color w:val="000000" w:themeColor="text1"/>
            <w:u w:val="none"/>
            <w14:textFill>
              <w14:solidFill>
                <w14:schemeClr w14:val="tx1"/>
              </w14:solidFill>
            </w14:textFill>
          </w:rPr>
          <w:t>Name servers (NS records)</w:t>
        </w:r>
      </w:ins>
    </w:p>
    <w:p w14:paraId="5117E2EF">
      <w:pPr>
        <w:numPr>
          <w:ilvl w:val="0"/>
          <w:numId w:val="131"/>
        </w:numPr>
        <w:rPr>
          <w:ins w:id="967" w:author="Tejal Dalvi" w:date="2025-11-16T23:55:00Z"/>
          <w:rFonts w:hint="default" w:ascii="Calibri Light" w:hAnsi="Calibri Light" w:cs="Calibri Light"/>
          <w:b w:val="0"/>
          <w:bCs w:val="0"/>
          <w:color w:val="000000" w:themeColor="text1"/>
          <w:u w:val="none"/>
          <w14:textFill>
            <w14:solidFill>
              <w14:schemeClr w14:val="tx1"/>
            </w14:solidFill>
          </w14:textFill>
        </w:rPr>
      </w:pPr>
      <w:ins w:id="968" w:author="Tejal Dalvi" w:date="2025-11-16T23:55:00Z">
        <w:r>
          <w:rPr>
            <w:rFonts w:hint="default" w:ascii="Calibri Light" w:hAnsi="Calibri Light" w:cs="Calibri Light"/>
            <w:b w:val="0"/>
            <w:bCs w:val="0"/>
            <w:color w:val="000000" w:themeColor="text1"/>
            <w:u w:val="none"/>
            <w14:textFill>
              <w14:solidFill>
                <w14:schemeClr w14:val="tx1"/>
              </w14:solidFill>
            </w14:textFill>
          </w:rPr>
          <w:t>Text records (TXT)</w:t>
        </w:r>
      </w:ins>
    </w:p>
    <w:p w14:paraId="1C69D274">
      <w:pPr>
        <w:numPr>
          <w:ilvl w:val="0"/>
          <w:numId w:val="131"/>
        </w:numPr>
        <w:rPr>
          <w:ins w:id="969" w:author="Tejal Dalvi" w:date="2025-11-16T23:55:00Z"/>
          <w:rFonts w:hint="default" w:ascii="Calibri Light" w:hAnsi="Calibri Light" w:cs="Calibri Light"/>
          <w:b w:val="0"/>
          <w:bCs w:val="0"/>
          <w:color w:val="000000" w:themeColor="text1"/>
          <w:u w:val="none"/>
          <w14:textFill>
            <w14:solidFill>
              <w14:schemeClr w14:val="tx1"/>
            </w14:solidFill>
          </w14:textFill>
        </w:rPr>
      </w:pPr>
      <w:ins w:id="970" w:author="Tejal Dalvi" w:date="2025-11-16T23:55:00Z">
        <w:r>
          <w:rPr>
            <w:rFonts w:hint="default" w:ascii="Calibri Light" w:hAnsi="Calibri Light" w:cs="Calibri Light"/>
            <w:b w:val="0"/>
            <w:bCs w:val="0"/>
            <w:color w:val="000000" w:themeColor="text1"/>
            <w:u w:val="none"/>
            <w14:textFill>
              <w14:solidFill>
                <w14:schemeClr w14:val="tx1"/>
              </w14:solidFill>
            </w14:textFill>
          </w:rPr>
          <w:t>SPF, DKIM policies</w:t>
        </w:r>
      </w:ins>
    </w:p>
    <w:p w14:paraId="22BB67A3">
      <w:pPr>
        <w:numPr>
          <w:ilvl w:val="0"/>
          <w:numId w:val="131"/>
        </w:numPr>
        <w:rPr>
          <w:ins w:id="971" w:author="Tejal Dalvi" w:date="2025-11-16T23:55:00Z"/>
          <w:rFonts w:hint="default" w:ascii="Calibri Light" w:hAnsi="Calibri Light" w:cs="Calibri Light"/>
          <w:b w:val="0"/>
          <w:bCs w:val="0"/>
          <w:color w:val="000000" w:themeColor="text1"/>
          <w:u w:val="none"/>
          <w14:textFill>
            <w14:solidFill>
              <w14:schemeClr w14:val="tx1"/>
            </w14:solidFill>
          </w14:textFill>
        </w:rPr>
      </w:pPr>
      <w:ins w:id="972" w:author="Tejal Dalvi" w:date="2025-11-16T23:55:00Z">
        <w:r>
          <w:rPr>
            <w:rFonts w:hint="default" w:ascii="Calibri Light" w:hAnsi="Calibri Light" w:cs="Calibri Light"/>
            <w:b w:val="0"/>
            <w:bCs w:val="0"/>
            <w:color w:val="000000" w:themeColor="text1"/>
            <w:u w:val="none"/>
            <w14:textFill>
              <w14:solidFill>
                <w14:schemeClr w14:val="tx1"/>
              </w14:solidFill>
            </w14:textFill>
          </w:rPr>
          <w:t>Zone transfer data</w:t>
        </w:r>
      </w:ins>
    </w:p>
    <w:p w14:paraId="0A83943C">
      <w:pPr>
        <w:rPr>
          <w:ins w:id="973" w:author="Tejal Dalvi" w:date="2025-11-16T23:55:00Z"/>
          <w:rFonts w:hint="default" w:ascii="Calibri Light" w:hAnsi="Calibri Light" w:cs="Calibri Light"/>
          <w:b w:val="0"/>
          <w:bCs w:val="0"/>
          <w:color w:val="000000" w:themeColor="text1"/>
          <w:u w:val="none"/>
          <w14:textFill>
            <w14:solidFill>
              <w14:schemeClr w14:val="tx1"/>
            </w14:solidFill>
          </w14:textFill>
        </w:rPr>
      </w:pPr>
      <w:ins w:id="974" w:author="Tejal Dalvi" w:date="2025-11-16T23:55:00Z">
        <w:r>
          <w:rPr>
            <w:rFonts w:hint="default" w:ascii="Calibri Light" w:hAnsi="Calibri Light" w:cs="Calibri Light"/>
            <w:b w:val="0"/>
            <w:bCs w:val="0"/>
            <w:color w:val="000000" w:themeColor="text1"/>
            <w:u w:val="none"/>
            <w14:textFill>
              <w14:solidFill>
                <w14:schemeClr w14:val="tx1"/>
              </w14:solidFill>
            </w14:textFill>
          </w:rPr>
          <w:t>Types of enumeration</w:t>
        </w:r>
      </w:ins>
    </w:p>
    <w:p w14:paraId="74DA883A">
      <w:pPr>
        <w:numPr>
          <w:ilvl w:val="0"/>
          <w:numId w:val="132"/>
        </w:numPr>
        <w:rPr>
          <w:ins w:id="975" w:author="Tejal Dalvi" w:date="2025-11-16T23:55:00Z"/>
          <w:rFonts w:hint="default" w:ascii="Calibri Light" w:hAnsi="Calibri Light" w:cs="Calibri Light"/>
          <w:b w:val="0"/>
          <w:bCs w:val="0"/>
          <w:color w:val="000000" w:themeColor="text1"/>
          <w:u w:val="none"/>
          <w14:textFill>
            <w14:solidFill>
              <w14:schemeClr w14:val="tx1"/>
            </w14:solidFill>
          </w14:textFill>
        </w:rPr>
      </w:pPr>
      <w:ins w:id="976"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977" w:author="Tejal Dalvi"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HYPERLINK "https://www.google.com/search?q=User+Enumeration&amp;sca_esv=a0c3cbe5de35c160&amp;rlz=1C1CHBF_enIN1019IN1019&amp;ei=FtYZacrwKsX91e8P9dv3sAc&amp;ved=2ahUKEwiBytLn5_aQAxUzZvUHHYPNOWMQgK4QegQIBBAB&amp;uact=5&amp;oq=enumerationtypesin+ethical+hacking&amp;gs_lp=Egxnd3Mtd2l6LXNlcnAiImVudW1lcmF0aW9udHlwZXNpbiBldGhpY2FsIGhhY2tpbmcyChAhGKABGMMEGAoyChAhGKABGMMEGApIqBBQ_ANYzw5wAXgBkAEAmAG_AaABiQiqAQMwLja4AQPIAQD4AQGYAgWgAsEFwgIKEAAYsAMY1gQYR8ICBxAAGIAEGA3CAgYQABgHGB7CAgYQABgNGB7CAggQABgFGA0YHpgDAIgGAZAGCJIHAzEuNKAHniayBwMwLjS4B7cFwgcHMC40LjAuMcgHEA&amp;sclient=gws-wiz-serp&amp;mstk=AUtExfDhwRiagmsHPWNCPNo60_kiLXZsThQO23EdD4IDGf5x6eGUCQPe7eOJ7dbdCGuig-0dTHpUztNHzZ_zg7SfS6Ih9JNfrIXlKW_0tC_2FCnT2qoX1lJrjGrJ3L0rayOJicIbICYAulR4X_PS_QaC6BWaxbyDVQUiMAGa6vZCkW05XZ0odCehKxv4cHOB4otKuBfWL3evOt6VsNRcxYkajFnHOSqZdLUVI5FCdDmz5BSCBg&amp;csui=3"</w:instrText>
        </w:r>
      </w:ins>
      <w:ins w:id="978"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979" w:author="Tejal Dalvi" w:date="2025-11-16T23:55:00Z">
        <w:r>
          <w:rPr>
            <w:rStyle w:val="15"/>
            <w:rFonts w:hint="default" w:ascii="Calibri Light" w:hAnsi="Calibri Light" w:cs="Calibri Light"/>
            <w:b w:val="0"/>
            <w:bCs w:val="0"/>
            <w:color w:val="000000" w:themeColor="text1"/>
            <w:u w:val="none"/>
            <w14:textFill>
              <w14:solidFill>
                <w14:schemeClr w14:val="tx1"/>
              </w14:solidFill>
            </w14:textFill>
          </w:rPr>
          <w:t>User Enumeration</w:t>
        </w:r>
      </w:ins>
      <w:ins w:id="980"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fldChar w:fldCharType="end"/>
        </w:r>
      </w:ins>
      <w:ins w:id="981" w:author="Tejal Dalvi" w:date="2025-11-16T23:55:00Z">
        <w:r>
          <w:rPr>
            <w:rFonts w:hint="default" w:ascii="Calibri Light" w:hAnsi="Calibri Light" w:cs="Calibri Light"/>
            <w:b w:val="0"/>
            <w:bCs w:val="0"/>
            <w:color w:val="000000" w:themeColor="text1"/>
            <w:u w:val="none"/>
            <w14:textFill>
              <w14:solidFill>
                <w14:schemeClr w14:val="tx1"/>
              </w14:solidFill>
            </w14:textFill>
          </w:rPr>
          <w:t>: The process of finding valid usernames on a system, often through brute-force attacks or exploiting configurations on services like SMTP or Active Directory.</w:t>
        </w:r>
      </w:ins>
    </w:p>
    <w:p w14:paraId="7EA90F61">
      <w:pPr>
        <w:numPr>
          <w:ilvl w:val="0"/>
          <w:numId w:val="132"/>
        </w:numPr>
        <w:rPr>
          <w:ins w:id="982" w:author="Tejal Dalvi" w:date="2025-11-16T23:55:00Z"/>
          <w:rFonts w:hint="default" w:ascii="Calibri Light" w:hAnsi="Calibri Light" w:cs="Calibri Light"/>
          <w:b w:val="0"/>
          <w:bCs w:val="0"/>
          <w:color w:val="000000" w:themeColor="text1"/>
          <w:u w:val="none"/>
          <w14:textFill>
            <w14:solidFill>
              <w14:schemeClr w14:val="tx1"/>
            </w14:solidFill>
          </w14:textFill>
        </w:rPr>
      </w:pPr>
      <w:ins w:id="983"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984" w:author="Tejal Dalvi"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HYPERLINK "https://www.google.com/search?q=Service+Enumeration&amp;sca_esv=a0c3cbe5de35c160&amp;rlz=1C1CHBF_enIN1019IN1019&amp;ei=FtYZacrwKsX91e8P9dv3sAc&amp;ved=2ahUKEwiBytLn5_aQAxUzZvUHHYPNOWMQgK4QegQIBBAD&amp;uact=5&amp;oq=enumerationtypesin+ethical+hacking&amp;gs_lp=Egxnd3Mtd2l6LXNlcnAiImVudW1lcmF0aW9udHlwZXNpbiBldGhpY2FsIGhhY2tpbmcyChAhGKABGMMEGAoyChAhGKABGMMEGApIqBBQ_ANYzw5wAXgBkAEAmAG_AaABiQiqAQMwLja4AQPIAQD4AQGYAgWgAsEFwgIKEAAYsAMY1gQYR8ICBxAAGIAEGA3CAgYQABgHGB7CAgYQABgNGB7CAggQABgFGA0YHpgDAIgGAZAGCJIHAzEuNKAHniayBwMwLjS4B7cFwgcHMC40LjAuMcgHEA&amp;sclient=gws-wiz-serp&amp;mstk=AUtExfDhwRiagmsHPWNCPNo60_kiLXZsThQO23EdD4IDGf5x6eGUCQPe7eOJ7dbdCGuig-0dTHpUztNHzZ_zg7SfS6Ih9JNfrIXlKW_0tC_2FCnT2qoX1lJrjGrJ3L0rayOJicIbICYAulR4X_PS_QaC6BWaxbyDVQUiMAGa6vZCkW05XZ0odCehKxv4cHOB4otKuBfWL3evOt6VsNRcxYkajFnHOSqZdLUVI5FCdDmz5BSCBg&amp;csui=3"</w:instrText>
        </w:r>
      </w:ins>
      <w:ins w:id="985"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986" w:author="Tejal Dalvi" w:date="2025-11-16T23:55:00Z">
        <w:r>
          <w:rPr>
            <w:rStyle w:val="15"/>
            <w:rFonts w:hint="default" w:ascii="Calibri Light" w:hAnsi="Calibri Light" w:cs="Calibri Light"/>
            <w:b w:val="0"/>
            <w:bCs w:val="0"/>
            <w:color w:val="000000" w:themeColor="text1"/>
            <w:u w:val="none"/>
            <w14:textFill>
              <w14:solidFill>
                <w14:schemeClr w14:val="tx1"/>
              </w14:solidFill>
            </w14:textFill>
          </w:rPr>
          <w:t>Service Enumeration</w:t>
        </w:r>
      </w:ins>
      <w:ins w:id="987"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fldChar w:fldCharType="end"/>
        </w:r>
      </w:ins>
      <w:ins w:id="988" w:author="Tejal Dalvi" w:date="2025-11-16T23:55:00Z">
        <w:r>
          <w:rPr>
            <w:rFonts w:hint="default" w:ascii="Calibri Light" w:hAnsi="Calibri Light" w:cs="Calibri Light"/>
            <w:b w:val="0"/>
            <w:bCs w:val="0"/>
            <w:color w:val="000000" w:themeColor="text1"/>
            <w:u w:val="none"/>
            <w14:textFill>
              <w14:solidFill>
                <w14:schemeClr w14:val="tx1"/>
              </w14:solidFill>
            </w14:textFill>
          </w:rPr>
          <w:t>: Involves probing a system to find details about the services running on its open ports, including their version numbers and configurations.</w:t>
        </w:r>
      </w:ins>
    </w:p>
    <w:p w14:paraId="36BFF540">
      <w:pPr>
        <w:numPr>
          <w:ilvl w:val="0"/>
          <w:numId w:val="132"/>
        </w:numPr>
        <w:rPr>
          <w:ins w:id="989" w:author="Tejal Dalvi" w:date="2025-11-16T23:55:00Z"/>
          <w:rFonts w:hint="default" w:ascii="Calibri Light" w:hAnsi="Calibri Light" w:cs="Calibri Light"/>
          <w:b w:val="0"/>
          <w:bCs w:val="0"/>
          <w:color w:val="000000" w:themeColor="text1"/>
          <w:u w:val="none"/>
          <w14:textFill>
            <w14:solidFill>
              <w14:schemeClr w14:val="tx1"/>
            </w14:solidFill>
          </w14:textFill>
        </w:rPr>
      </w:pPr>
      <w:ins w:id="990"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991" w:author="Tejal Dalvi"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HYPERLINK "https://www.google.com/search?q=Network+Enumeration&amp;sca_esv=a0c3cbe5de35c160&amp;rlz=1C1CHBF_enIN1019IN1019&amp;ei=FtYZacrwKsX91e8P9dv3sAc&amp;ved=2ahUKEwiBytLn5_aQAxUzZvUHHYPNOWMQgK4QegQIBBAF&amp;uact=5&amp;oq=enumerationtypesin+ethical+hacking&amp;gs_lp=Egxnd3Mtd2l6LXNlcnAiImVudW1lcmF0aW9udHlwZXNpbiBldGhpY2FsIGhhY2tpbmcyChAhGKABGMMEGAoyChAhGKABGMMEGApIqBBQ_ANYzw5wAXgBkAEAmAG_AaABiQiqAQMwLja4AQPIAQD4AQGYAgWgAsEFwgIKEAAYsAMY1gQYR8ICBxAAGIAEGA3CAgYQABgHGB7CAgYQABgNGB7CAggQABgFGA0YHpgDAIgGAZAGCJIHAzEuNKAHniayBwMwLjS4B7cFwgcHMC40LjAuMcgHEA&amp;sclient=gws-wiz-serp&amp;mstk=AUtExfDhwRiagmsHPWNCPNo60_kiLXZsThQO23EdD4IDGf5x6eGUCQPe7eOJ7dbdCGuig-0dTHpUztNHzZ_zg7SfS6Ih9JNfrIXlKW_0tC_2FCnT2qoX1lJrjGrJ3L0rayOJicIbICYAulR4X_PS_QaC6BWaxbyDVQUiMAGa6vZCkW05XZ0odCehKxv4cHOB4otKuBfWL3evOt6VsNRcxYkajFnHOSqZdLUVI5FCdDmz5BSCBg&amp;csui=3"</w:instrText>
        </w:r>
      </w:ins>
      <w:ins w:id="992"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993" w:author="Tejal Dalvi" w:date="2025-11-16T23:55:00Z">
        <w:r>
          <w:rPr>
            <w:rStyle w:val="15"/>
            <w:rFonts w:hint="default" w:ascii="Calibri Light" w:hAnsi="Calibri Light" w:cs="Calibri Light"/>
            <w:b w:val="0"/>
            <w:bCs w:val="0"/>
            <w:color w:val="000000" w:themeColor="text1"/>
            <w:u w:val="none"/>
            <w14:textFill>
              <w14:solidFill>
                <w14:schemeClr w14:val="tx1"/>
              </w14:solidFill>
            </w14:textFill>
          </w:rPr>
          <w:t>Network Enumeration</w:t>
        </w:r>
      </w:ins>
      <w:ins w:id="994"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fldChar w:fldCharType="end"/>
        </w:r>
      </w:ins>
      <w:ins w:id="995" w:author="Tejal Dalvi" w:date="2025-11-16T23:55:00Z">
        <w:r>
          <w:rPr>
            <w:rFonts w:hint="default" w:ascii="Calibri Light" w:hAnsi="Calibri Light" w:cs="Calibri Light"/>
            <w:b w:val="0"/>
            <w:bCs w:val="0"/>
            <w:color w:val="000000" w:themeColor="text1"/>
            <w:u w:val="none"/>
            <w14:textFill>
              <w14:solidFill>
                <w14:schemeClr w14:val="tx1"/>
              </w14:solidFill>
            </w14:textFill>
          </w:rPr>
          <w:t>: The process of discovering network resources, such as shared folders, printers, and other devices, often using protocols like NetBIOS or SNMP.</w:t>
        </w:r>
      </w:ins>
    </w:p>
    <w:p w14:paraId="7D305936">
      <w:pPr>
        <w:numPr>
          <w:ilvl w:val="0"/>
          <w:numId w:val="132"/>
        </w:numPr>
        <w:rPr>
          <w:ins w:id="996" w:author="Tejal Dalvi" w:date="2025-11-16T23:55:00Z"/>
          <w:rFonts w:hint="default" w:ascii="Calibri Light" w:hAnsi="Calibri Light" w:cs="Calibri Light"/>
          <w:b w:val="0"/>
          <w:bCs w:val="0"/>
          <w:color w:val="000000" w:themeColor="text1"/>
          <w:u w:val="none"/>
          <w14:textFill>
            <w14:solidFill>
              <w14:schemeClr w14:val="tx1"/>
            </w14:solidFill>
          </w14:textFill>
        </w:rPr>
      </w:pPr>
      <w:ins w:id="997"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998" w:author="Tejal Dalvi"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HYPERLINK "https://www.google.com/search?q=DNS+Enumeration&amp;sca_esv=a0c3cbe5de35c160&amp;rlz=1C1CHBF_enIN1019IN1019&amp;ei=FtYZacrwKsX91e8P9dv3sAc&amp;ved=2ahUKEwiBytLn5_aQAxUzZvUHHYPNOWMQgK4QegQIBBAH&amp;uact=5&amp;oq=enumerationtypesin+ethical+hacking&amp;gs_lp=Egxnd3Mtd2l6LXNlcnAiImVudW1lcmF0aW9udHlwZXNpbiBldGhpY2FsIGhhY2tpbmcyChAhGKABGMMEGAoyChAhGKABGMMEGApIqBBQ_ANYzw5wAXgBkAEAmAG_AaABiQiqAQMwLja4AQPIAQD4AQGYAgWgAsEFwgIKEAAYsAMY1gQYR8ICBxAAGIAEGA3CAgYQABgHGB7CAgYQABgNGB7CAggQABgFGA0YHpgDAIgGAZAGCJIHAzEuNKAHniayBwMwLjS4B7cFwgcHMC40LjAuMcgHEA&amp;sclient=gws-wiz-serp&amp;mstk=AUtExfDhwRiagmsHPWNCPNo60_kiLXZsThQO23EdD4IDGf5x6eGUCQPe7eOJ7dbdCGuig-0dTHpUztNHzZ_zg7SfS6Ih9JNfrIXlKW_0tC_2FCnT2qoX1lJrjGrJ3L0rayOJicIbICYAulR4X_PS_QaC6BWaxbyDVQUiMAGa6vZCkW05XZ0odCehKxv4cHOB4otKuBfWL3evOt6VsNRcxYkajFnHOSqZdLUVI5FCdDmz5BSCBg&amp;csui=3"</w:instrText>
        </w:r>
      </w:ins>
      <w:ins w:id="999"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1000" w:author="Tejal Dalvi" w:date="2025-11-16T23:55:00Z">
        <w:r>
          <w:rPr>
            <w:rStyle w:val="15"/>
            <w:rFonts w:hint="default" w:ascii="Calibri Light" w:hAnsi="Calibri Light" w:cs="Calibri Light"/>
            <w:b w:val="0"/>
            <w:bCs w:val="0"/>
            <w:color w:val="000000" w:themeColor="text1"/>
            <w:u w:val="none"/>
            <w14:textFill>
              <w14:solidFill>
                <w14:schemeClr w14:val="tx1"/>
              </w14:solidFill>
            </w14:textFill>
          </w:rPr>
          <w:t>DNS Enumeration</w:t>
        </w:r>
      </w:ins>
      <w:ins w:id="1001"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fldChar w:fldCharType="end"/>
        </w:r>
      </w:ins>
      <w:ins w:id="1002" w:author="Tejal Dalvi" w:date="2025-11-16T23:55:00Z">
        <w:r>
          <w:rPr>
            <w:rFonts w:hint="default" w:ascii="Calibri Light" w:hAnsi="Calibri Light" w:cs="Calibri Light"/>
            <w:b w:val="0"/>
            <w:bCs w:val="0"/>
            <w:color w:val="000000" w:themeColor="text1"/>
            <w:u w:val="none"/>
            <w14:textFill>
              <w14:solidFill>
                <w14:schemeClr w14:val="tx1"/>
              </w14:solidFill>
            </w14:textFill>
          </w:rPr>
          <w:t>: Gathers information by querying DNS servers, including details like zone transfers and hostnames.</w:t>
        </w:r>
      </w:ins>
    </w:p>
    <w:p w14:paraId="42DB58F7">
      <w:pPr>
        <w:rPr>
          <w:ins w:id="100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04" w:author="Tejal Dalvi" w:date="2025-11-16T23:55:00Z">
        <w:r>
          <w:rPr>
            <w:rFonts w:hint="default" w:ascii="Calibri Light" w:hAnsi="Calibri Light" w:cs="Calibri Light"/>
            <w:b w:val="0"/>
            <w:bCs w:val="0"/>
            <w:color w:val="000000" w:themeColor="text1"/>
            <w:u w:val="none"/>
            <w14:textFill>
              <w14:solidFill>
                <w14:schemeClr w14:val="tx1"/>
              </w14:solidFill>
            </w14:textFill>
          </w:rPr>
          <w:t>Enumeration Countermeasures (Very Important)</w:t>
        </w:r>
      </w:ins>
    </w:p>
    <w:p w14:paraId="73F0C861">
      <w:pPr>
        <w:rPr>
          <w:ins w:id="100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06" w:author="Tejal Dalvi" w:date="2025-11-16T23:55:00Z">
        <w:r>
          <w:rPr>
            <w:rFonts w:hint="default" w:ascii="Calibri Light" w:hAnsi="Calibri Light" w:cs="Calibri Light"/>
            <w:b w:val="0"/>
            <w:bCs w:val="0"/>
            <w:color w:val="000000" w:themeColor="text1"/>
            <w:u w:val="none"/>
            <w14:textFill>
              <w14:solidFill>
                <w14:schemeClr w14:val="tx1"/>
              </w14:solidFill>
            </w14:textFill>
          </w:rPr>
          <w:t>1. Disable or limit unused ports and services</w:t>
        </w:r>
      </w:ins>
    </w:p>
    <w:p w14:paraId="77442A78">
      <w:pPr>
        <w:rPr>
          <w:ins w:id="100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08" w:author="Tejal Dalvi" w:date="2025-11-16T23:55:00Z">
        <w:r>
          <w:rPr>
            <w:rFonts w:hint="default" w:ascii="Calibri Light" w:hAnsi="Calibri Light" w:cs="Calibri Light"/>
            <w:b w:val="0"/>
            <w:bCs w:val="0"/>
            <w:color w:val="000000" w:themeColor="text1"/>
            <w:u w:val="none"/>
            <w14:textFill>
              <w14:solidFill>
                <w14:schemeClr w14:val="tx1"/>
              </w14:solidFill>
            </w14:textFill>
          </w:rPr>
          <w:t>The fewer services running, the less information exposed.</w:t>
        </w:r>
      </w:ins>
    </w:p>
    <w:p w14:paraId="0D1E39E7">
      <w:pPr>
        <w:rPr>
          <w:ins w:id="100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10"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33" o:spt="1" style="height:1.5pt;width:0pt;" fillcolor="#A0A0A0" filled="t" stroked="f" coordsize="21600,21600" o:hr="t" o:hrstd="t" o:hralign="center">
              <v:path/>
              <v:fill on="t" focussize="0,0"/>
              <v:stroke on="f"/>
              <v:imagedata o:title=""/>
              <o:lock v:ext="edit"/>
              <w10:wrap type="none"/>
              <w10:anchorlock/>
            </v:rect>
          </w:pict>
        </w:r>
      </w:ins>
    </w:p>
    <w:p w14:paraId="5BA01394">
      <w:pPr>
        <w:rPr>
          <w:ins w:id="101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13" w:author="Tejal Dalvi" w:date="2025-11-16T23:55:00Z">
        <w:r>
          <w:rPr>
            <w:rFonts w:hint="default" w:ascii="Calibri Light" w:hAnsi="Calibri Light" w:cs="Calibri Light"/>
            <w:b w:val="0"/>
            <w:bCs w:val="0"/>
            <w:color w:val="000000" w:themeColor="text1"/>
            <w:u w:val="none"/>
            <w14:textFill>
              <w14:solidFill>
                <w14:schemeClr w14:val="tx1"/>
              </w14:solidFill>
            </w14:textFill>
          </w:rPr>
          <w:t>2. Use strong authentication</w:t>
        </w:r>
      </w:ins>
    </w:p>
    <w:p w14:paraId="271C0B9B">
      <w:pPr>
        <w:rPr>
          <w:ins w:id="101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15" w:author="Tejal Dalvi" w:date="2025-11-16T23:55:00Z">
        <w:r>
          <w:rPr>
            <w:rFonts w:hint="default" w:ascii="Calibri Light" w:hAnsi="Calibri Light" w:cs="Calibri Light"/>
            <w:b w:val="0"/>
            <w:bCs w:val="0"/>
            <w:color w:val="000000" w:themeColor="text1"/>
            <w:u w:val="none"/>
            <w14:textFill>
              <w14:solidFill>
                <w14:schemeClr w14:val="tx1"/>
              </w14:solidFill>
            </w14:textFill>
          </w:rPr>
          <w:t>Avoid weak protocols like:</w:t>
        </w:r>
      </w:ins>
    </w:p>
    <w:p w14:paraId="79F5EFEE">
      <w:pPr>
        <w:numPr>
          <w:ilvl w:val="0"/>
          <w:numId w:val="133"/>
        </w:numPr>
        <w:rPr>
          <w:ins w:id="101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17" w:author="Tejal Dalvi" w:date="2025-11-16T23:55:00Z">
        <w:r>
          <w:rPr>
            <w:rFonts w:hint="default" w:ascii="Calibri Light" w:hAnsi="Calibri Light" w:cs="Calibri Light"/>
            <w:b w:val="0"/>
            <w:bCs w:val="0"/>
            <w:color w:val="000000" w:themeColor="text1"/>
            <w:u w:val="none"/>
            <w14:textFill>
              <w14:solidFill>
                <w14:schemeClr w14:val="tx1"/>
              </w14:solidFill>
            </w14:textFill>
          </w:rPr>
          <w:t>Telnet</w:t>
        </w:r>
      </w:ins>
    </w:p>
    <w:p w14:paraId="6B026742">
      <w:pPr>
        <w:numPr>
          <w:ilvl w:val="0"/>
          <w:numId w:val="133"/>
        </w:numPr>
        <w:rPr>
          <w:ins w:id="101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19" w:author="Tejal Dalvi" w:date="2025-11-16T23:55:00Z">
        <w:r>
          <w:rPr>
            <w:rFonts w:hint="default" w:ascii="Calibri Light" w:hAnsi="Calibri Light" w:cs="Calibri Light"/>
            <w:b w:val="0"/>
            <w:bCs w:val="0"/>
            <w:color w:val="000000" w:themeColor="text1"/>
            <w:u w:val="none"/>
            <w14:textFill>
              <w14:solidFill>
                <w14:schemeClr w14:val="tx1"/>
              </w14:solidFill>
            </w14:textFill>
          </w:rPr>
          <w:t>SNMP v1</w:t>
        </w:r>
      </w:ins>
    </w:p>
    <w:p w14:paraId="56403B19">
      <w:pPr>
        <w:numPr>
          <w:ilvl w:val="0"/>
          <w:numId w:val="133"/>
        </w:numPr>
        <w:rPr>
          <w:ins w:id="102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21" w:author="Tejal Dalvi" w:date="2025-11-16T23:55:00Z">
        <w:r>
          <w:rPr>
            <w:rFonts w:hint="default" w:ascii="Calibri Light" w:hAnsi="Calibri Light" w:cs="Calibri Light"/>
            <w:b w:val="0"/>
            <w:bCs w:val="0"/>
            <w:color w:val="000000" w:themeColor="text1"/>
            <w:u w:val="none"/>
            <w14:textFill>
              <w14:solidFill>
                <w14:schemeClr w14:val="tx1"/>
              </w14:solidFill>
            </w14:textFill>
          </w:rPr>
          <w:t>FTP</w:t>
        </w:r>
      </w:ins>
    </w:p>
    <w:p w14:paraId="79280C1D">
      <w:pPr>
        <w:rPr>
          <w:ins w:id="102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23" w:author="Tejal Dalvi" w:date="2025-11-16T23:55:00Z">
        <w:r>
          <w:rPr>
            <w:rFonts w:hint="default" w:ascii="Calibri Light" w:hAnsi="Calibri Light" w:cs="Calibri Light"/>
            <w:b w:val="0"/>
            <w:bCs w:val="0"/>
            <w:color w:val="000000" w:themeColor="text1"/>
            <w:u w:val="none"/>
            <w14:textFill>
              <w14:solidFill>
                <w14:schemeClr w14:val="tx1"/>
              </w14:solidFill>
            </w14:textFill>
          </w:rPr>
          <w:t>Use:</w:t>
        </w:r>
      </w:ins>
    </w:p>
    <w:p w14:paraId="1065B32B">
      <w:pPr>
        <w:numPr>
          <w:ilvl w:val="0"/>
          <w:numId w:val="134"/>
        </w:numPr>
        <w:rPr>
          <w:ins w:id="102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25" w:author="Tejal Dalvi" w:date="2025-11-16T23:55:00Z">
        <w:r>
          <w:rPr>
            <w:rFonts w:hint="default" w:ascii="Calibri Light" w:hAnsi="Calibri Light" w:cs="Calibri Light"/>
            <w:b w:val="0"/>
            <w:bCs w:val="0"/>
            <w:color w:val="000000" w:themeColor="text1"/>
            <w:u w:val="none"/>
            <w14:textFill>
              <w14:solidFill>
                <w14:schemeClr w14:val="tx1"/>
              </w14:solidFill>
            </w14:textFill>
          </w:rPr>
          <w:t>SSH</w:t>
        </w:r>
      </w:ins>
    </w:p>
    <w:p w14:paraId="28972B33">
      <w:pPr>
        <w:numPr>
          <w:ilvl w:val="0"/>
          <w:numId w:val="134"/>
        </w:numPr>
        <w:rPr>
          <w:ins w:id="102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27" w:author="Tejal Dalvi" w:date="2025-11-16T23:55:00Z">
        <w:r>
          <w:rPr>
            <w:rFonts w:hint="default" w:ascii="Calibri Light" w:hAnsi="Calibri Light" w:cs="Calibri Light"/>
            <w:b w:val="0"/>
            <w:bCs w:val="0"/>
            <w:color w:val="000000" w:themeColor="text1"/>
            <w:u w:val="none"/>
            <w14:textFill>
              <w14:solidFill>
                <w14:schemeClr w14:val="tx1"/>
              </w14:solidFill>
            </w14:textFill>
          </w:rPr>
          <w:t>SNMPv3</w:t>
        </w:r>
      </w:ins>
    </w:p>
    <w:p w14:paraId="4A610E4E">
      <w:pPr>
        <w:numPr>
          <w:ilvl w:val="0"/>
          <w:numId w:val="134"/>
        </w:numPr>
        <w:rPr>
          <w:ins w:id="102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29" w:author="Tejal Dalvi" w:date="2025-11-16T23:55:00Z">
        <w:r>
          <w:rPr>
            <w:rFonts w:hint="default" w:ascii="Calibri Light" w:hAnsi="Calibri Light" w:cs="Calibri Light"/>
            <w:b w:val="0"/>
            <w:bCs w:val="0"/>
            <w:color w:val="000000" w:themeColor="text1"/>
            <w:u w:val="none"/>
            <w14:textFill>
              <w14:solidFill>
                <w14:schemeClr w14:val="tx1"/>
              </w14:solidFill>
            </w14:textFill>
          </w:rPr>
          <w:t>SFTP</w:t>
        </w:r>
      </w:ins>
    </w:p>
    <w:p w14:paraId="086EAAD2">
      <w:pPr>
        <w:rPr>
          <w:ins w:id="103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31"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34" o:spt="1" style="height:1.5pt;width:0pt;" fillcolor="#A0A0A0" filled="t" stroked="f" coordsize="21600,21600" o:hr="t" o:hrstd="t" o:hralign="center">
              <v:path/>
              <v:fill on="t" focussize="0,0"/>
              <v:stroke on="f"/>
              <v:imagedata o:title=""/>
              <o:lock v:ext="edit"/>
              <w10:wrap type="none"/>
              <w10:anchorlock/>
            </v:rect>
          </w:pict>
        </w:r>
      </w:ins>
    </w:p>
    <w:p w14:paraId="189BDDA8">
      <w:pPr>
        <w:rPr>
          <w:ins w:id="103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34" w:author="Tejal Dalvi" w:date="2025-11-16T23:55:00Z">
        <w:r>
          <w:rPr>
            <w:rFonts w:hint="default" w:ascii="Calibri Light" w:hAnsi="Calibri Light" w:cs="Calibri Light"/>
            <w:b w:val="0"/>
            <w:bCs w:val="0"/>
            <w:color w:val="000000" w:themeColor="text1"/>
            <w:u w:val="none"/>
            <w14:textFill>
              <w14:solidFill>
                <w14:schemeClr w14:val="tx1"/>
              </w14:solidFill>
            </w14:textFill>
          </w:rPr>
          <w:t>3. Implement least privilege access</w:t>
        </w:r>
      </w:ins>
    </w:p>
    <w:p w14:paraId="2E9345AE">
      <w:pPr>
        <w:rPr>
          <w:ins w:id="103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36" w:author="Tejal Dalvi" w:date="2025-11-16T23:55:00Z">
        <w:r>
          <w:rPr>
            <w:rFonts w:hint="default" w:ascii="Calibri Light" w:hAnsi="Calibri Light" w:cs="Calibri Light"/>
            <w:b w:val="0"/>
            <w:bCs w:val="0"/>
            <w:color w:val="000000" w:themeColor="text1"/>
            <w:u w:val="none"/>
            <w14:textFill>
              <w14:solidFill>
                <w14:schemeClr w14:val="tx1"/>
              </w14:solidFill>
            </w14:textFill>
          </w:rPr>
          <w:t>Restrict information that anonymous users can view.</w:t>
        </w:r>
      </w:ins>
    </w:p>
    <w:p w14:paraId="62E50145">
      <w:pPr>
        <w:rPr>
          <w:ins w:id="103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38"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35" o:spt="1" style="height:1.5pt;width:0pt;" fillcolor="#A0A0A0" filled="t" stroked="f" coordsize="21600,21600" o:hr="t" o:hrstd="t" o:hralign="center">
              <v:path/>
              <v:fill on="t" focussize="0,0"/>
              <v:stroke on="f"/>
              <v:imagedata o:title=""/>
              <o:lock v:ext="edit"/>
              <w10:wrap type="none"/>
              <w10:anchorlock/>
            </v:rect>
          </w:pict>
        </w:r>
      </w:ins>
    </w:p>
    <w:p w14:paraId="066EA4D6">
      <w:pPr>
        <w:rPr>
          <w:ins w:id="104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41" w:author="Tejal Dalvi" w:date="2025-11-16T23:55:00Z">
        <w:r>
          <w:rPr>
            <w:rFonts w:hint="default" w:ascii="Calibri Light" w:hAnsi="Calibri Light" w:cs="Calibri Light"/>
            <w:b w:val="0"/>
            <w:bCs w:val="0"/>
            <w:color w:val="000000" w:themeColor="text1"/>
            <w:u w:val="none"/>
            <w14:textFill>
              <w14:solidFill>
                <w14:schemeClr w14:val="tx1"/>
              </w14:solidFill>
            </w14:textFill>
          </w:rPr>
          <w:t>4. Disable SNMP or change default community strings</w:t>
        </w:r>
      </w:ins>
    </w:p>
    <w:p w14:paraId="5DB66761">
      <w:pPr>
        <w:rPr>
          <w:ins w:id="104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43" w:author="Tejal Dalvi" w:date="2025-11-16T23:55:00Z">
        <w:r>
          <w:rPr>
            <w:rFonts w:hint="default" w:ascii="Calibri Light" w:hAnsi="Calibri Light" w:cs="Calibri Light"/>
            <w:b w:val="0"/>
            <w:bCs w:val="0"/>
            <w:color w:val="000000" w:themeColor="text1"/>
            <w:u w:val="none"/>
            <w14:textFill>
              <w14:solidFill>
                <w14:schemeClr w14:val="tx1"/>
              </w14:solidFill>
            </w14:textFill>
          </w:rPr>
          <w:t>Default strings like public or private are easily attacked.</w:t>
        </w:r>
      </w:ins>
    </w:p>
    <w:p w14:paraId="39A8D293">
      <w:pPr>
        <w:rPr>
          <w:ins w:id="104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45"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36" o:spt="1" style="height:1.5pt;width:0pt;" fillcolor="#A0A0A0" filled="t" stroked="f" coordsize="21600,21600" o:hr="t" o:hrstd="t" o:hralign="center">
              <v:path/>
              <v:fill on="t" focussize="0,0"/>
              <v:stroke on="f"/>
              <v:imagedata o:title=""/>
              <o:lock v:ext="edit"/>
              <w10:wrap type="none"/>
              <w10:anchorlock/>
            </v:rect>
          </w:pict>
        </w:r>
      </w:ins>
    </w:p>
    <w:p w14:paraId="1CA31F2E">
      <w:pPr>
        <w:rPr>
          <w:ins w:id="104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48" w:author="Tejal Dalvi" w:date="2025-11-16T23:55:00Z">
        <w:r>
          <w:rPr>
            <w:rFonts w:hint="default" w:ascii="Calibri Light" w:hAnsi="Calibri Light" w:cs="Calibri Light"/>
            <w:b w:val="0"/>
            <w:bCs w:val="0"/>
            <w:color w:val="000000" w:themeColor="text1"/>
            <w:u w:val="none"/>
            <w14:textFill>
              <w14:solidFill>
                <w14:schemeClr w14:val="tx1"/>
              </w14:solidFill>
            </w14:textFill>
          </w:rPr>
          <w:t>5. Patch and update systems</w:t>
        </w:r>
      </w:ins>
    </w:p>
    <w:p w14:paraId="38EFF004">
      <w:pPr>
        <w:rPr>
          <w:ins w:id="104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50" w:author="Tejal Dalvi" w:date="2025-11-16T23:55:00Z">
        <w:r>
          <w:rPr>
            <w:rFonts w:hint="default" w:ascii="Calibri Light" w:hAnsi="Calibri Light" w:cs="Calibri Light"/>
            <w:b w:val="0"/>
            <w:bCs w:val="0"/>
            <w:color w:val="000000" w:themeColor="text1"/>
            <w:u w:val="none"/>
            <w14:textFill>
              <w14:solidFill>
                <w14:schemeClr w14:val="tx1"/>
              </w14:solidFill>
            </w14:textFill>
          </w:rPr>
          <w:t>Prevents attackers from exploiting known vulnerabilities.</w:t>
        </w:r>
      </w:ins>
    </w:p>
    <w:p w14:paraId="67D7AE28">
      <w:pPr>
        <w:rPr>
          <w:ins w:id="105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52"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37" o:spt="1" style="height:1.5pt;width:0pt;" fillcolor="#A0A0A0" filled="t" stroked="f" coordsize="21600,21600" o:hr="t" o:hrstd="t" o:hralign="center">
              <v:path/>
              <v:fill on="t" focussize="0,0"/>
              <v:stroke on="f"/>
              <v:imagedata o:title=""/>
              <o:lock v:ext="edit"/>
              <w10:wrap type="none"/>
              <w10:anchorlock/>
            </v:rect>
          </w:pict>
        </w:r>
      </w:ins>
    </w:p>
    <w:p w14:paraId="5841132A">
      <w:pPr>
        <w:rPr>
          <w:ins w:id="105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55" w:author="Tejal Dalvi" w:date="2025-11-16T23:55:00Z">
        <w:r>
          <w:rPr>
            <w:rFonts w:hint="default" w:ascii="Calibri Light" w:hAnsi="Calibri Light" w:cs="Calibri Light"/>
            <w:b w:val="0"/>
            <w:bCs w:val="0"/>
            <w:color w:val="000000" w:themeColor="text1"/>
            <w:u w:val="none"/>
            <w14:textFill>
              <w14:solidFill>
                <w14:schemeClr w14:val="tx1"/>
              </w14:solidFill>
            </w14:textFill>
          </w:rPr>
          <w:t>6. Use firewalls to restrict requests</w:t>
        </w:r>
      </w:ins>
    </w:p>
    <w:p w14:paraId="53891BE8">
      <w:pPr>
        <w:rPr>
          <w:ins w:id="105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57" w:author="Tejal Dalvi" w:date="2025-11-16T23:55:00Z">
        <w:r>
          <w:rPr>
            <w:rFonts w:hint="default" w:ascii="Calibri Light" w:hAnsi="Calibri Light" w:cs="Calibri Light"/>
            <w:b w:val="0"/>
            <w:bCs w:val="0"/>
            <w:color w:val="000000" w:themeColor="text1"/>
            <w:u w:val="none"/>
            <w14:textFill>
              <w14:solidFill>
                <w14:schemeClr w14:val="tx1"/>
              </w14:solidFill>
            </w14:textFill>
          </w:rPr>
          <w:t>Block:</w:t>
        </w:r>
      </w:ins>
    </w:p>
    <w:p w14:paraId="4E007177">
      <w:pPr>
        <w:numPr>
          <w:ilvl w:val="0"/>
          <w:numId w:val="135"/>
        </w:numPr>
        <w:rPr>
          <w:ins w:id="105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59" w:author="Tejal Dalvi" w:date="2025-11-16T23:55:00Z">
        <w:r>
          <w:rPr>
            <w:rFonts w:hint="default" w:ascii="Calibri Light" w:hAnsi="Calibri Light" w:cs="Calibri Light"/>
            <w:b w:val="0"/>
            <w:bCs w:val="0"/>
            <w:color w:val="000000" w:themeColor="text1"/>
            <w:u w:val="none"/>
            <w14:textFill>
              <w14:solidFill>
                <w14:schemeClr w14:val="tx1"/>
              </w14:solidFill>
            </w14:textFill>
          </w:rPr>
          <w:t>Null session connections</w:t>
        </w:r>
      </w:ins>
    </w:p>
    <w:p w14:paraId="020DC870">
      <w:pPr>
        <w:numPr>
          <w:ilvl w:val="0"/>
          <w:numId w:val="135"/>
        </w:numPr>
        <w:rPr>
          <w:ins w:id="106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61" w:author="Tejal Dalvi" w:date="2025-11-16T23:55:00Z">
        <w:r>
          <w:rPr>
            <w:rFonts w:hint="default" w:ascii="Calibri Light" w:hAnsi="Calibri Light" w:cs="Calibri Light"/>
            <w:b w:val="0"/>
            <w:bCs w:val="0"/>
            <w:color w:val="000000" w:themeColor="text1"/>
            <w:u w:val="none"/>
            <w14:textFill>
              <w14:solidFill>
                <w14:schemeClr w14:val="tx1"/>
              </w14:solidFill>
            </w14:textFill>
          </w:rPr>
          <w:t>Untrusted sources</w:t>
        </w:r>
      </w:ins>
    </w:p>
    <w:p w14:paraId="65CF1ADF">
      <w:pPr>
        <w:numPr>
          <w:ilvl w:val="0"/>
          <w:numId w:val="135"/>
        </w:numPr>
        <w:rPr>
          <w:ins w:id="106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63" w:author="Tejal Dalvi" w:date="2025-11-16T23:55:00Z">
        <w:r>
          <w:rPr>
            <w:rFonts w:hint="default" w:ascii="Calibri Light" w:hAnsi="Calibri Light" w:cs="Calibri Light"/>
            <w:b w:val="0"/>
            <w:bCs w:val="0"/>
            <w:color w:val="000000" w:themeColor="text1"/>
            <w:u w:val="none"/>
            <w14:textFill>
              <w14:solidFill>
                <w14:schemeClr w14:val="tx1"/>
              </w14:solidFill>
            </w14:textFill>
          </w:rPr>
          <w:t>Zone transfer attempts</w:t>
        </w:r>
      </w:ins>
    </w:p>
    <w:p w14:paraId="5546C0F8">
      <w:pPr>
        <w:rPr>
          <w:ins w:id="106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65"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38" o:spt="1" style="height:1.5pt;width:0pt;" fillcolor="#A0A0A0" filled="t" stroked="f" coordsize="21600,21600" o:hr="t" o:hrstd="t" o:hralign="center">
              <v:path/>
              <v:fill on="t" focussize="0,0"/>
              <v:stroke on="f"/>
              <v:imagedata o:title=""/>
              <o:lock v:ext="edit"/>
              <w10:wrap type="none"/>
              <w10:anchorlock/>
            </v:rect>
          </w:pict>
        </w:r>
      </w:ins>
    </w:p>
    <w:p w14:paraId="1665C06A">
      <w:pPr>
        <w:rPr>
          <w:ins w:id="106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68" w:author="Tejal Dalvi" w:date="2025-11-16T23:55:00Z">
        <w:r>
          <w:rPr>
            <w:rFonts w:hint="default" w:ascii="Calibri Light" w:hAnsi="Calibri Light" w:cs="Calibri Light"/>
            <w:b w:val="0"/>
            <w:bCs w:val="0"/>
            <w:color w:val="000000" w:themeColor="text1"/>
            <w:u w:val="none"/>
            <w14:textFill>
              <w14:solidFill>
                <w14:schemeClr w14:val="tx1"/>
              </w14:solidFill>
            </w14:textFill>
          </w:rPr>
          <w:t>7. Disable NetBIOS over TCP/IP</w:t>
        </w:r>
      </w:ins>
    </w:p>
    <w:p w14:paraId="58935F93">
      <w:pPr>
        <w:rPr>
          <w:ins w:id="106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70" w:author="Tejal Dalvi" w:date="2025-11-16T23:55:00Z">
        <w:r>
          <w:rPr>
            <w:rFonts w:hint="default" w:ascii="Calibri Light" w:hAnsi="Calibri Light" w:cs="Calibri Light"/>
            <w:b w:val="0"/>
            <w:bCs w:val="0"/>
            <w:color w:val="000000" w:themeColor="text1"/>
            <w:u w:val="none"/>
            <w14:textFill>
              <w14:solidFill>
                <w14:schemeClr w14:val="tx1"/>
              </w14:solidFill>
            </w14:textFill>
          </w:rPr>
          <w:t>Prevents NetBIOS or SMB enumeration.</w:t>
        </w:r>
      </w:ins>
    </w:p>
    <w:p w14:paraId="28C665AB">
      <w:pPr>
        <w:rPr>
          <w:ins w:id="107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72"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39" o:spt="1" style="height:1.5pt;width:0pt;" fillcolor="#A0A0A0" filled="t" stroked="f" coordsize="21600,21600" o:hr="t" o:hrstd="t" o:hralign="center">
              <v:path/>
              <v:fill on="t" focussize="0,0"/>
              <v:stroke on="f"/>
              <v:imagedata o:title=""/>
              <o:lock v:ext="edit"/>
              <w10:wrap type="none"/>
              <w10:anchorlock/>
            </v:rect>
          </w:pict>
        </w:r>
      </w:ins>
    </w:p>
    <w:p w14:paraId="5E370DBD">
      <w:pPr>
        <w:rPr>
          <w:ins w:id="107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75" w:author="Tejal Dalvi" w:date="2025-11-16T23:55:00Z">
        <w:r>
          <w:rPr>
            <w:rFonts w:hint="default" w:ascii="Calibri Light" w:hAnsi="Calibri Light" w:cs="Calibri Light"/>
            <w:b w:val="0"/>
            <w:bCs w:val="0"/>
            <w:color w:val="000000" w:themeColor="text1"/>
            <w:u w:val="none"/>
            <w14:textFill>
              <w14:solidFill>
                <w14:schemeClr w14:val="tx1"/>
              </w14:solidFill>
            </w14:textFill>
          </w:rPr>
          <w:t>8. Monitor and log network activities</w:t>
        </w:r>
      </w:ins>
    </w:p>
    <w:p w14:paraId="0116E37B">
      <w:pPr>
        <w:rPr>
          <w:ins w:id="107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77" w:author="Tejal Dalvi" w:date="2025-11-16T23:55:00Z">
        <w:r>
          <w:rPr>
            <w:rFonts w:hint="default" w:ascii="Calibri Light" w:hAnsi="Calibri Light" w:cs="Calibri Light"/>
            <w:b w:val="0"/>
            <w:bCs w:val="0"/>
            <w:color w:val="000000" w:themeColor="text1"/>
            <w:u w:val="none"/>
            <w14:textFill>
              <w14:solidFill>
                <w14:schemeClr w14:val="tx1"/>
              </w14:solidFill>
            </w14:textFill>
          </w:rPr>
          <w:t>Detect:</w:t>
        </w:r>
      </w:ins>
    </w:p>
    <w:p w14:paraId="662194A9">
      <w:pPr>
        <w:numPr>
          <w:ilvl w:val="0"/>
          <w:numId w:val="136"/>
        </w:numPr>
        <w:rPr>
          <w:ins w:id="107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79" w:author="Tejal Dalvi" w:date="2025-11-16T23:55:00Z">
        <w:r>
          <w:rPr>
            <w:rFonts w:hint="default" w:ascii="Calibri Light" w:hAnsi="Calibri Light" w:cs="Calibri Light"/>
            <w:b w:val="0"/>
            <w:bCs w:val="0"/>
            <w:color w:val="000000" w:themeColor="text1"/>
            <w:u w:val="none"/>
            <w14:textFill>
              <w14:solidFill>
                <w14:schemeClr w14:val="tx1"/>
              </w14:solidFill>
            </w14:textFill>
          </w:rPr>
          <w:t>Strange queries</w:t>
        </w:r>
      </w:ins>
    </w:p>
    <w:p w14:paraId="31511354">
      <w:pPr>
        <w:numPr>
          <w:ilvl w:val="0"/>
          <w:numId w:val="136"/>
        </w:numPr>
        <w:rPr>
          <w:ins w:id="108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81" w:author="Tejal Dalvi" w:date="2025-11-16T23:55:00Z">
        <w:r>
          <w:rPr>
            <w:rFonts w:hint="default" w:ascii="Calibri Light" w:hAnsi="Calibri Light" w:cs="Calibri Light"/>
            <w:b w:val="0"/>
            <w:bCs w:val="0"/>
            <w:color w:val="000000" w:themeColor="text1"/>
            <w:u w:val="none"/>
            <w14:textFill>
              <w14:solidFill>
                <w14:schemeClr w14:val="tx1"/>
              </w14:solidFill>
            </w14:textFill>
          </w:rPr>
          <w:t>Repeated login attempts</w:t>
        </w:r>
      </w:ins>
    </w:p>
    <w:p w14:paraId="0E5F4D18">
      <w:pPr>
        <w:numPr>
          <w:ilvl w:val="0"/>
          <w:numId w:val="136"/>
        </w:numPr>
        <w:rPr>
          <w:ins w:id="108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83" w:author="Tejal Dalvi" w:date="2025-11-16T23:55:00Z">
        <w:r>
          <w:rPr>
            <w:rFonts w:hint="default" w:ascii="Calibri Light" w:hAnsi="Calibri Light" w:cs="Calibri Light"/>
            <w:b w:val="0"/>
            <w:bCs w:val="0"/>
            <w:color w:val="000000" w:themeColor="text1"/>
            <w:u w:val="none"/>
            <w14:textFill>
              <w14:solidFill>
                <w14:schemeClr w14:val="tx1"/>
              </w14:solidFill>
            </w14:textFill>
          </w:rPr>
          <w:t>Enumeration scripts</w:t>
        </w:r>
      </w:ins>
    </w:p>
    <w:p w14:paraId="791D4172">
      <w:pPr>
        <w:rPr>
          <w:ins w:id="108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85" w:author="Tejal Dalvi" w:date="2025-11-16T23:55:00Z">
        <w:r>
          <w:rPr>
            <w:rFonts w:hint="default" w:ascii="Calibri Light" w:hAnsi="Calibri Light" w:cs="Calibri Light"/>
            <w:b w:val="0"/>
            <w:bCs w:val="0"/>
            <w:color w:val="000000" w:themeColor="text1"/>
            <w:u w:val="none"/>
            <w14:textFill>
              <w14:solidFill>
                <w14:schemeClr w14:val="tx1"/>
              </w14:solidFill>
            </w14:textFill>
          </w:rPr>
          <w:t>Q) what is sniffing ? packet sniffing , sniffing threats and how sniffing works in details</w:t>
        </w:r>
      </w:ins>
    </w:p>
    <w:p w14:paraId="7264A74D">
      <w:pPr>
        <w:rPr>
          <w:ins w:id="108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87" w:author="Tejal Dalvi" w:date="2025-11-16T23:55:00Z">
        <w:r>
          <w:rPr>
            <w:rFonts w:hint="default" w:ascii="Calibri Light" w:hAnsi="Calibri Light" w:cs="Calibri Light"/>
            <w:b w:val="0"/>
            <w:bCs w:val="0"/>
            <w:color w:val="000000" w:themeColor="text1"/>
            <w:u w:val="none"/>
            <w14:textFill>
              <w14:solidFill>
                <w14:schemeClr w14:val="tx1"/>
              </w14:solidFill>
            </w14:textFill>
          </w:rPr>
          <w:t>-&gt;</w:t>
        </w:r>
      </w:ins>
    </w:p>
    <w:p w14:paraId="1A731C9A">
      <w:pPr>
        <w:rPr>
          <w:ins w:id="108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89" w:author="Tejal Dalvi" w:date="2025-11-16T23:55:00Z">
        <w:r>
          <w:rPr>
            <w:rFonts w:hint="default" w:ascii="Calibri Light" w:hAnsi="Calibri Light" w:cs="Calibri Light"/>
            <w:b w:val="0"/>
            <w:bCs w:val="0"/>
            <w:color w:val="000000" w:themeColor="text1"/>
            <w:u w:val="none"/>
            <w14:textFill>
              <w14:solidFill>
                <w14:schemeClr w14:val="tx1"/>
              </w14:solidFill>
            </w14:textFill>
          </w:rPr>
          <w:t>What is Sniffing?</w:t>
        </w:r>
      </w:ins>
    </w:p>
    <w:p w14:paraId="4D1CFB83">
      <w:pPr>
        <w:rPr>
          <w:ins w:id="109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91" w:author="Tejal Dalvi" w:date="2025-11-16T23:55:00Z">
        <w:r>
          <w:rPr>
            <w:rFonts w:hint="default" w:ascii="Calibri Light" w:hAnsi="Calibri Light" w:cs="Calibri Light"/>
            <w:b w:val="0"/>
            <w:bCs w:val="0"/>
            <w:color w:val="000000" w:themeColor="text1"/>
            <w:u w:val="none"/>
            <w14:textFill>
              <w14:solidFill>
                <w14:schemeClr w14:val="tx1"/>
              </w14:solidFill>
            </w14:textFill>
          </w:rPr>
          <w:t>Sniffing is the process of monitoring and capturing data packets traveling across a network.</w:t>
        </w:r>
      </w:ins>
      <w:ins w:id="1092"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093" w:author="Tejal Dalvi" w:date="2025-11-16T23:55:00Z">
        <w:r>
          <w:rPr>
            <w:rFonts w:hint="default" w:ascii="Calibri Light" w:hAnsi="Calibri Light" w:cs="Calibri Light"/>
            <w:b w:val="0"/>
            <w:bCs w:val="0"/>
            <w:color w:val="000000" w:themeColor="text1"/>
            <w:u w:val="none"/>
            <w14:textFill>
              <w14:solidFill>
                <w14:schemeClr w14:val="tx1"/>
              </w14:solidFill>
            </w14:textFill>
          </w:rPr>
          <w:t>A sniffing tool listens to the network and collects information such as:</w:t>
        </w:r>
      </w:ins>
    </w:p>
    <w:p w14:paraId="6BE9B9F0">
      <w:pPr>
        <w:numPr>
          <w:ilvl w:val="0"/>
          <w:numId w:val="137"/>
        </w:numPr>
        <w:rPr>
          <w:ins w:id="109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95" w:author="Tejal Dalvi" w:date="2025-11-16T23:55:00Z">
        <w:r>
          <w:rPr>
            <w:rFonts w:hint="default" w:ascii="Calibri Light" w:hAnsi="Calibri Light" w:cs="Calibri Light"/>
            <w:b w:val="0"/>
            <w:bCs w:val="0"/>
            <w:color w:val="000000" w:themeColor="text1"/>
            <w:u w:val="none"/>
            <w14:textFill>
              <w14:solidFill>
                <w14:schemeClr w14:val="tx1"/>
              </w14:solidFill>
            </w14:textFill>
          </w:rPr>
          <w:t>Usernames &amp; passwords</w:t>
        </w:r>
      </w:ins>
    </w:p>
    <w:p w14:paraId="008F14DE">
      <w:pPr>
        <w:numPr>
          <w:ilvl w:val="0"/>
          <w:numId w:val="137"/>
        </w:numPr>
        <w:rPr>
          <w:ins w:id="109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97" w:author="Tejal Dalvi" w:date="2025-11-16T23:55:00Z">
        <w:r>
          <w:rPr>
            <w:rFonts w:hint="default" w:ascii="Calibri Light" w:hAnsi="Calibri Light" w:cs="Calibri Light"/>
            <w:b w:val="0"/>
            <w:bCs w:val="0"/>
            <w:color w:val="000000" w:themeColor="text1"/>
            <w:u w:val="none"/>
            <w14:textFill>
              <w14:solidFill>
                <w14:schemeClr w14:val="tx1"/>
              </w14:solidFill>
            </w14:textFill>
          </w:rPr>
          <w:t>Emails</w:t>
        </w:r>
      </w:ins>
    </w:p>
    <w:p w14:paraId="0C2032B0">
      <w:pPr>
        <w:numPr>
          <w:ilvl w:val="0"/>
          <w:numId w:val="137"/>
        </w:numPr>
        <w:rPr>
          <w:ins w:id="109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099" w:author="Tejal Dalvi" w:date="2025-11-16T23:55:00Z">
        <w:r>
          <w:rPr>
            <w:rFonts w:hint="default" w:ascii="Calibri Light" w:hAnsi="Calibri Light" w:cs="Calibri Light"/>
            <w:b w:val="0"/>
            <w:bCs w:val="0"/>
            <w:color w:val="000000" w:themeColor="text1"/>
            <w:u w:val="none"/>
            <w14:textFill>
              <w14:solidFill>
                <w14:schemeClr w14:val="tx1"/>
              </w14:solidFill>
            </w14:textFill>
          </w:rPr>
          <w:t>Chat messages</w:t>
        </w:r>
      </w:ins>
    </w:p>
    <w:p w14:paraId="4A453998">
      <w:pPr>
        <w:numPr>
          <w:ilvl w:val="0"/>
          <w:numId w:val="137"/>
        </w:numPr>
        <w:rPr>
          <w:ins w:id="110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01" w:author="Tejal Dalvi" w:date="2025-11-16T23:55:00Z">
        <w:r>
          <w:rPr>
            <w:rFonts w:hint="default" w:ascii="Calibri Light" w:hAnsi="Calibri Light" w:cs="Calibri Light"/>
            <w:b w:val="0"/>
            <w:bCs w:val="0"/>
            <w:color w:val="000000" w:themeColor="text1"/>
            <w:u w:val="none"/>
            <w14:textFill>
              <w14:solidFill>
                <w14:schemeClr w14:val="tx1"/>
              </w14:solidFill>
            </w14:textFill>
          </w:rPr>
          <w:t>Web traffic</w:t>
        </w:r>
      </w:ins>
    </w:p>
    <w:p w14:paraId="5CBF4F46">
      <w:pPr>
        <w:numPr>
          <w:ilvl w:val="0"/>
          <w:numId w:val="137"/>
        </w:numPr>
        <w:rPr>
          <w:ins w:id="110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03" w:author="Tejal Dalvi" w:date="2025-11-16T23:55:00Z">
        <w:r>
          <w:rPr>
            <w:rFonts w:hint="default" w:ascii="Calibri Light" w:hAnsi="Calibri Light" w:cs="Calibri Light"/>
            <w:b w:val="0"/>
            <w:bCs w:val="0"/>
            <w:color w:val="000000" w:themeColor="text1"/>
            <w:u w:val="none"/>
            <w14:textFill>
              <w14:solidFill>
                <w14:schemeClr w14:val="tx1"/>
              </w14:solidFill>
            </w14:textFill>
          </w:rPr>
          <w:t>Files transferred</w:t>
        </w:r>
      </w:ins>
    </w:p>
    <w:p w14:paraId="32512ADD">
      <w:pPr>
        <w:numPr>
          <w:ilvl w:val="0"/>
          <w:numId w:val="137"/>
        </w:numPr>
        <w:rPr>
          <w:ins w:id="110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05" w:author="Tejal Dalvi" w:date="2025-11-16T23:55:00Z">
        <w:r>
          <w:rPr>
            <w:rFonts w:hint="default" w:ascii="Calibri Light" w:hAnsi="Calibri Light" w:cs="Calibri Light"/>
            <w:b w:val="0"/>
            <w:bCs w:val="0"/>
            <w:color w:val="000000" w:themeColor="text1"/>
            <w:u w:val="none"/>
            <w14:textFill>
              <w14:solidFill>
                <w14:schemeClr w14:val="tx1"/>
              </w14:solidFill>
            </w14:textFill>
          </w:rPr>
          <w:t>Network protocols</w:t>
        </w:r>
      </w:ins>
    </w:p>
    <w:p w14:paraId="6EE6327B">
      <w:pPr>
        <w:rPr>
          <w:ins w:id="110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07" w:author="Tejal Dalvi" w:date="2025-11-16T23:55:00Z">
        <w:r>
          <w:rPr>
            <w:rFonts w:hint="default" w:ascii="Calibri Light" w:hAnsi="Calibri Light" w:cs="Calibri Light"/>
            <w:b w:val="0"/>
            <w:bCs w:val="0"/>
            <w:color w:val="000000" w:themeColor="text1"/>
            <w:u w:val="none"/>
            <w14:textFill>
              <w14:solidFill>
                <w14:schemeClr w14:val="tx1"/>
              </w14:solidFill>
            </w14:textFill>
          </w:rPr>
          <w:t>✔ In simple words:</w:t>
        </w:r>
      </w:ins>
      <w:ins w:id="1108"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109" w:author="Tejal Dalvi" w:date="2025-11-16T23:55:00Z">
        <w:r>
          <w:rPr>
            <w:rFonts w:hint="default" w:ascii="Calibri Light" w:hAnsi="Calibri Light" w:cs="Calibri Light"/>
            <w:b w:val="0"/>
            <w:bCs w:val="0"/>
            <w:color w:val="000000" w:themeColor="text1"/>
            <w:u w:val="none"/>
            <w14:textFill>
              <w14:solidFill>
                <w14:schemeClr w14:val="tx1"/>
              </w14:solidFill>
            </w14:textFill>
          </w:rPr>
          <w:t>Sniffing means eavesdropping on network traffic to see what data is being transmitted.</w:t>
        </w:r>
      </w:ins>
    </w:p>
    <w:p w14:paraId="102B7C7E">
      <w:pPr>
        <w:rPr>
          <w:ins w:id="111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11" w:author="Tejal Dalvi" w:date="2025-11-16T23:55:00Z">
        <w:r>
          <w:rPr>
            <w:rFonts w:hint="default" w:ascii="Calibri Light" w:hAnsi="Calibri Light" w:cs="Calibri Light"/>
            <w:b w:val="0"/>
            <w:bCs w:val="0"/>
            <w:color w:val="000000" w:themeColor="text1"/>
            <w:u w:val="none"/>
            <w14:textFill>
              <w14:solidFill>
                <w14:schemeClr w14:val="tx1"/>
              </w14:solidFill>
            </w14:textFill>
          </w:rPr>
          <w:t>What is Packet Sniffing?</w:t>
        </w:r>
      </w:ins>
    </w:p>
    <w:p w14:paraId="6F539F26">
      <w:pPr>
        <w:rPr>
          <w:ins w:id="111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13" w:author="Tejal Dalvi" w:date="2025-11-16T23:55:00Z">
        <w:r>
          <w:rPr>
            <w:rFonts w:hint="default" w:ascii="Calibri Light" w:hAnsi="Calibri Light" w:cs="Calibri Light"/>
            <w:b w:val="0"/>
            <w:bCs w:val="0"/>
            <w:color w:val="000000" w:themeColor="text1"/>
            <w:u w:val="none"/>
            <w14:textFill>
              <w14:solidFill>
                <w14:schemeClr w14:val="tx1"/>
              </w14:solidFill>
            </w14:textFill>
          </w:rPr>
          <w:t>Packet sniffing is the technique of capturing and analyzing network packets in real time.</w:t>
        </w:r>
      </w:ins>
    </w:p>
    <w:p w14:paraId="760D698A">
      <w:pPr>
        <w:rPr>
          <w:ins w:id="111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15" w:author="Tejal Dalvi" w:date="2025-11-16T23:55:00Z">
        <w:r>
          <w:rPr>
            <w:rFonts w:hint="default" w:ascii="Calibri Light" w:hAnsi="Calibri Light" w:cs="Calibri Light"/>
            <w:b w:val="0"/>
            <w:bCs w:val="0"/>
            <w:color w:val="000000" w:themeColor="text1"/>
            <w:u w:val="none"/>
            <w14:textFill>
              <w14:solidFill>
                <w14:schemeClr w14:val="tx1"/>
              </w14:solidFill>
            </w14:textFill>
          </w:rPr>
          <w:t>A packet = small chunk of data sent over a network.</w:t>
        </w:r>
      </w:ins>
    </w:p>
    <w:p w14:paraId="7B96D355">
      <w:pPr>
        <w:rPr>
          <w:ins w:id="111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17" w:author="Tejal Dalvi" w:date="2025-11-16T23:55:00Z">
        <w:r>
          <w:rPr>
            <w:rFonts w:hint="default" w:ascii="Calibri Light" w:hAnsi="Calibri Light" w:cs="Calibri Light"/>
            <w:b w:val="0"/>
            <w:bCs w:val="0"/>
            <w:color w:val="000000" w:themeColor="text1"/>
            <w:u w:val="none"/>
            <w14:textFill>
              <w14:solidFill>
                <w14:schemeClr w14:val="tx1"/>
              </w14:solidFill>
            </w14:textFill>
          </w:rPr>
          <w:t>Packet sniffer tools capture these packets and allow attackers to read sensitive information.</w:t>
        </w:r>
      </w:ins>
    </w:p>
    <w:p w14:paraId="64365BFD">
      <w:pPr>
        <w:rPr>
          <w:ins w:id="111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19" w:author="Tejal Dalvi" w:date="2025-11-16T23:55:00Z">
        <w:r>
          <w:rPr>
            <w:rFonts w:hint="default" w:ascii="Calibri Light" w:hAnsi="Calibri Light" w:cs="Calibri Light"/>
            <w:b w:val="0"/>
            <w:bCs w:val="0"/>
            <w:color w:val="000000" w:themeColor="text1"/>
            <w:u w:val="none"/>
            <w14:textFill>
              <w14:solidFill>
                <w14:schemeClr w14:val="tx1"/>
              </w14:solidFill>
            </w14:textFill>
          </w:rPr>
          <w:t>✔ Common packet sniffer tools:</w:t>
        </w:r>
      </w:ins>
    </w:p>
    <w:p w14:paraId="1473D959">
      <w:pPr>
        <w:numPr>
          <w:ilvl w:val="0"/>
          <w:numId w:val="138"/>
        </w:numPr>
        <w:rPr>
          <w:ins w:id="112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21" w:author="Tejal Dalvi" w:date="2025-11-16T23:55:00Z">
        <w:r>
          <w:rPr>
            <w:rFonts w:hint="default" w:ascii="Calibri Light" w:hAnsi="Calibri Light" w:cs="Calibri Light"/>
            <w:b w:val="0"/>
            <w:bCs w:val="0"/>
            <w:color w:val="000000" w:themeColor="text1"/>
            <w:u w:val="none"/>
            <w14:textFill>
              <w14:solidFill>
                <w14:schemeClr w14:val="tx1"/>
              </w14:solidFill>
            </w14:textFill>
          </w:rPr>
          <w:t>Wireshark</w:t>
        </w:r>
      </w:ins>
    </w:p>
    <w:p w14:paraId="3B65D60B">
      <w:pPr>
        <w:numPr>
          <w:ilvl w:val="0"/>
          <w:numId w:val="138"/>
        </w:numPr>
        <w:rPr>
          <w:ins w:id="112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23" w:author="Tejal Dalvi" w:date="2025-11-16T23:55:00Z">
        <w:r>
          <w:rPr>
            <w:rFonts w:hint="default" w:ascii="Calibri Light" w:hAnsi="Calibri Light" w:cs="Calibri Light"/>
            <w:b w:val="0"/>
            <w:bCs w:val="0"/>
            <w:color w:val="000000" w:themeColor="text1"/>
            <w:u w:val="none"/>
            <w14:textFill>
              <w14:solidFill>
                <w14:schemeClr w14:val="tx1"/>
              </w14:solidFill>
            </w14:textFill>
          </w:rPr>
          <w:t>tcpdump</w:t>
        </w:r>
      </w:ins>
    </w:p>
    <w:p w14:paraId="4CD12C00">
      <w:pPr>
        <w:numPr>
          <w:ilvl w:val="0"/>
          <w:numId w:val="138"/>
        </w:numPr>
        <w:rPr>
          <w:ins w:id="112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25" w:author="Tejal Dalvi" w:date="2025-11-16T23:55:00Z">
        <w:r>
          <w:rPr>
            <w:rFonts w:hint="default" w:ascii="Calibri Light" w:hAnsi="Calibri Light" w:cs="Calibri Light"/>
            <w:b w:val="0"/>
            <w:bCs w:val="0"/>
            <w:color w:val="000000" w:themeColor="text1"/>
            <w:u w:val="none"/>
            <w14:textFill>
              <w14:solidFill>
                <w14:schemeClr w14:val="tx1"/>
              </w14:solidFill>
            </w14:textFill>
          </w:rPr>
          <w:t>Ettercap</w:t>
        </w:r>
      </w:ins>
    </w:p>
    <w:p w14:paraId="0F91EB32">
      <w:pPr>
        <w:numPr>
          <w:ilvl w:val="0"/>
          <w:numId w:val="138"/>
        </w:numPr>
        <w:rPr>
          <w:ins w:id="112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27" w:author="Tejal Dalvi" w:date="2025-11-16T23:55:00Z">
        <w:r>
          <w:rPr>
            <w:rFonts w:hint="default" w:ascii="Calibri Light" w:hAnsi="Calibri Light" w:cs="Calibri Light"/>
            <w:b w:val="0"/>
            <w:bCs w:val="0"/>
            <w:color w:val="000000" w:themeColor="text1"/>
            <w:u w:val="none"/>
            <w14:textFill>
              <w14:solidFill>
                <w14:schemeClr w14:val="tx1"/>
              </w14:solidFill>
            </w14:textFill>
          </w:rPr>
          <w:t>Cain &amp; Abel</w:t>
        </w:r>
      </w:ins>
    </w:p>
    <w:p w14:paraId="6BF8A5EB">
      <w:pPr>
        <w:numPr>
          <w:ilvl w:val="0"/>
          <w:numId w:val="138"/>
        </w:numPr>
        <w:rPr>
          <w:ins w:id="112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29" w:author="Tejal Dalvi" w:date="2025-11-16T23:55:00Z">
        <w:r>
          <w:rPr>
            <w:rFonts w:hint="default" w:ascii="Calibri Light" w:hAnsi="Calibri Light" w:cs="Calibri Light"/>
            <w:b w:val="0"/>
            <w:bCs w:val="0"/>
            <w:color w:val="000000" w:themeColor="text1"/>
            <w:u w:val="none"/>
            <w14:textFill>
              <w14:solidFill>
                <w14:schemeClr w14:val="tx1"/>
              </w14:solidFill>
            </w14:textFill>
          </w:rPr>
          <w:t>Tshark</w:t>
        </w:r>
      </w:ins>
    </w:p>
    <w:p w14:paraId="3D021086">
      <w:pPr>
        <w:numPr>
          <w:ilvl w:val="0"/>
          <w:numId w:val="138"/>
        </w:numPr>
        <w:rPr>
          <w:ins w:id="113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31" w:author="Tejal Dalvi" w:date="2025-11-16T23:55:00Z">
        <w:r>
          <w:rPr>
            <w:rFonts w:hint="default" w:ascii="Calibri Light" w:hAnsi="Calibri Light" w:cs="Calibri Light"/>
            <w:b w:val="0"/>
            <w:bCs w:val="0"/>
            <w:color w:val="000000" w:themeColor="text1"/>
            <w:u w:val="none"/>
            <w14:textFill>
              <w14:solidFill>
                <w14:schemeClr w14:val="tx1"/>
              </w14:solidFill>
            </w14:textFill>
          </w:rPr>
          <w:t>OmniPeek</w:t>
        </w:r>
      </w:ins>
    </w:p>
    <w:p w14:paraId="1340AABE">
      <w:pPr>
        <w:rPr>
          <w:ins w:id="113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33" w:author="Tejal Dalvi" w:date="2025-11-16T23:55:00Z">
        <w:r>
          <w:rPr>
            <w:rFonts w:hint="default" w:ascii="Calibri Light" w:hAnsi="Calibri Light" w:cs="Calibri Light"/>
            <w:b w:val="0"/>
            <w:bCs w:val="0"/>
            <w:color w:val="000000" w:themeColor="text1"/>
            <w:u w:val="none"/>
            <w14:textFill>
              <w14:solidFill>
                <w14:schemeClr w14:val="tx1"/>
              </w14:solidFill>
            </w14:textFill>
          </w:rPr>
          <w:t>Sniffing Threats (Very Important for Exams)</w:t>
        </w:r>
      </w:ins>
    </w:p>
    <w:p w14:paraId="32E2E822">
      <w:pPr>
        <w:rPr>
          <w:ins w:id="113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35" w:author="Tejal Dalvi" w:date="2025-11-16T23:55:00Z">
        <w:r>
          <w:rPr>
            <w:rFonts w:hint="default" w:ascii="Calibri Light" w:hAnsi="Calibri Light" w:cs="Calibri Light"/>
            <w:b w:val="0"/>
            <w:bCs w:val="0"/>
            <w:color w:val="000000" w:themeColor="text1"/>
            <w:u w:val="none"/>
            <w14:textFill>
              <w14:solidFill>
                <w14:schemeClr w14:val="tx1"/>
              </w14:solidFill>
            </w14:textFill>
          </w:rPr>
          <w:t>Sniffing can lead to several security risks:</w:t>
        </w:r>
      </w:ins>
    </w:p>
    <w:p w14:paraId="45F0212A">
      <w:pPr>
        <w:rPr>
          <w:ins w:id="113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37" w:author="Tejal Dalvi" w:date="2025-11-16T23:55:00Z">
        <w:r>
          <w:rPr>
            <w:rFonts w:hint="default" w:ascii="Calibri Light" w:hAnsi="Calibri Light" w:cs="Calibri Light"/>
            <w:b w:val="0"/>
            <w:bCs w:val="0"/>
            <w:color w:val="000000" w:themeColor="text1"/>
            <w:u w:val="none"/>
            <w14:textFill>
              <w14:solidFill>
                <w14:schemeClr w14:val="tx1"/>
              </w14:solidFill>
            </w14:textFill>
          </w:rPr>
          <w:t>1. Password Stealing</w:t>
        </w:r>
      </w:ins>
    </w:p>
    <w:p w14:paraId="283526AB">
      <w:pPr>
        <w:rPr>
          <w:ins w:id="113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39" w:author="Tejal Dalvi" w:date="2025-11-16T23:55:00Z">
        <w:r>
          <w:rPr>
            <w:rFonts w:hint="default" w:ascii="Calibri Light" w:hAnsi="Calibri Light" w:cs="Calibri Light"/>
            <w:b w:val="0"/>
            <w:bCs w:val="0"/>
            <w:color w:val="000000" w:themeColor="text1"/>
            <w:u w:val="none"/>
            <w14:textFill>
              <w14:solidFill>
                <w14:schemeClr w14:val="tx1"/>
              </w14:solidFill>
            </w14:textFill>
          </w:rPr>
          <w:t>Unencrypted passwords (e.g., HTTP, FTP, Telnet) can be captured easily.</w:t>
        </w:r>
      </w:ins>
    </w:p>
    <w:p w14:paraId="1A1942DE">
      <w:pPr>
        <w:rPr>
          <w:ins w:id="114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41" w:author="Tejal Dalvi" w:date="2025-11-16T23:55:00Z">
        <w:r>
          <w:rPr>
            <w:rFonts w:hint="default" w:ascii="Calibri Light" w:hAnsi="Calibri Light" w:cs="Calibri Light"/>
            <w:b w:val="0"/>
            <w:bCs w:val="0"/>
            <w:color w:val="000000" w:themeColor="text1"/>
            <w:u w:val="none"/>
            <w14:textFill>
              <w14:solidFill>
                <w14:schemeClr w14:val="tx1"/>
              </w14:solidFill>
            </w14:textFill>
          </w:rPr>
          <w:t>2. Session Hijacking</w:t>
        </w:r>
      </w:ins>
    </w:p>
    <w:p w14:paraId="562702D5">
      <w:pPr>
        <w:rPr>
          <w:ins w:id="114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43" w:author="Tejal Dalvi" w:date="2025-11-16T23:55:00Z">
        <w:r>
          <w:rPr>
            <w:rFonts w:hint="default" w:ascii="Calibri Light" w:hAnsi="Calibri Light" w:cs="Calibri Light"/>
            <w:b w:val="0"/>
            <w:bCs w:val="0"/>
            <w:color w:val="000000" w:themeColor="text1"/>
            <w:u w:val="none"/>
            <w14:textFill>
              <w14:solidFill>
                <w14:schemeClr w14:val="tx1"/>
              </w14:solidFill>
            </w14:textFill>
          </w:rPr>
          <w:t>Sniffed session cookies allow attackers to impersonate users.</w:t>
        </w:r>
      </w:ins>
    </w:p>
    <w:p w14:paraId="31A48A75">
      <w:pPr>
        <w:rPr>
          <w:ins w:id="114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45" w:author="Tejal Dalvi" w:date="2025-11-16T23:55:00Z">
        <w:r>
          <w:rPr>
            <w:rFonts w:hint="default" w:ascii="Calibri Light" w:hAnsi="Calibri Light" w:cs="Calibri Light"/>
            <w:b w:val="0"/>
            <w:bCs w:val="0"/>
            <w:color w:val="000000" w:themeColor="text1"/>
            <w:u w:val="none"/>
            <w14:textFill>
              <w14:solidFill>
                <w14:schemeClr w14:val="tx1"/>
              </w14:solidFill>
            </w14:textFill>
          </w:rPr>
          <w:t>3. Identity Theft</w:t>
        </w:r>
      </w:ins>
    </w:p>
    <w:p w14:paraId="1060859F">
      <w:pPr>
        <w:rPr>
          <w:ins w:id="114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47" w:author="Tejal Dalvi" w:date="2025-11-16T23:55:00Z">
        <w:r>
          <w:rPr>
            <w:rFonts w:hint="default" w:ascii="Calibri Light" w:hAnsi="Calibri Light" w:cs="Calibri Light"/>
            <w:b w:val="0"/>
            <w:bCs w:val="0"/>
            <w:color w:val="000000" w:themeColor="text1"/>
            <w:u w:val="none"/>
            <w14:textFill>
              <w14:solidFill>
                <w14:schemeClr w14:val="tx1"/>
              </w14:solidFill>
            </w14:textFill>
          </w:rPr>
          <w:t>Personal data (emails, IDs, banking info) can be captured.</w:t>
        </w:r>
      </w:ins>
    </w:p>
    <w:p w14:paraId="61F2D371">
      <w:pPr>
        <w:rPr>
          <w:ins w:id="114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49" w:author="Tejal Dalvi" w:date="2025-11-16T23:55:00Z">
        <w:r>
          <w:rPr>
            <w:rFonts w:hint="default" w:ascii="Calibri Light" w:hAnsi="Calibri Light" w:cs="Calibri Light"/>
            <w:b w:val="0"/>
            <w:bCs w:val="0"/>
            <w:color w:val="000000" w:themeColor="text1"/>
            <w:u w:val="none"/>
            <w14:textFill>
              <w14:solidFill>
                <w14:schemeClr w14:val="tx1"/>
              </w14:solidFill>
            </w14:textFill>
          </w:rPr>
          <w:t>4. Financial Fraud</w:t>
        </w:r>
      </w:ins>
    </w:p>
    <w:p w14:paraId="3BA6761C">
      <w:pPr>
        <w:rPr>
          <w:ins w:id="115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51" w:author="Tejal Dalvi" w:date="2025-11-16T23:55:00Z">
        <w:r>
          <w:rPr>
            <w:rFonts w:hint="default" w:ascii="Calibri Light" w:hAnsi="Calibri Light" w:cs="Calibri Light"/>
            <w:b w:val="0"/>
            <w:bCs w:val="0"/>
            <w:color w:val="000000" w:themeColor="text1"/>
            <w:u w:val="none"/>
            <w14:textFill>
              <w14:solidFill>
                <w14:schemeClr w14:val="tx1"/>
              </w14:solidFill>
            </w14:textFill>
          </w:rPr>
          <w:t>Credit card numbers and banking details may be exposed on unsecured networks.</w:t>
        </w:r>
      </w:ins>
    </w:p>
    <w:p w14:paraId="7C0DE4C3">
      <w:pPr>
        <w:rPr>
          <w:ins w:id="115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53" w:author="Tejal Dalvi" w:date="2025-11-16T23:55:00Z">
        <w:r>
          <w:rPr>
            <w:rFonts w:hint="default" w:ascii="Calibri Light" w:hAnsi="Calibri Light" w:cs="Calibri Light"/>
            <w:b w:val="0"/>
            <w:bCs w:val="0"/>
            <w:color w:val="000000" w:themeColor="text1"/>
            <w:u w:val="none"/>
            <w14:textFill>
              <w14:solidFill>
                <w14:schemeClr w14:val="tx1"/>
              </w14:solidFill>
            </w14:textFill>
          </w:rPr>
          <w:t>5. MITM Attacks</w:t>
        </w:r>
      </w:ins>
    </w:p>
    <w:p w14:paraId="3C0E0FD1">
      <w:pPr>
        <w:rPr>
          <w:ins w:id="115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55" w:author="Tejal Dalvi" w:date="2025-11-16T23:55:00Z">
        <w:r>
          <w:rPr>
            <w:rFonts w:hint="default" w:ascii="Calibri Light" w:hAnsi="Calibri Light" w:cs="Calibri Light"/>
            <w:b w:val="0"/>
            <w:bCs w:val="0"/>
            <w:color w:val="000000" w:themeColor="text1"/>
            <w:u w:val="none"/>
            <w14:textFill>
              <w14:solidFill>
                <w14:schemeClr w14:val="tx1"/>
              </w14:solidFill>
            </w14:textFill>
          </w:rPr>
          <w:t>Sniffing often leads to Man-in-the-Middle attacks.</w:t>
        </w:r>
      </w:ins>
    </w:p>
    <w:p w14:paraId="02818BE3">
      <w:pPr>
        <w:rPr>
          <w:ins w:id="115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57" w:author="Tejal Dalvi" w:date="2025-11-16T23:55:00Z">
        <w:r>
          <w:rPr>
            <w:rFonts w:hint="default" w:ascii="Calibri Light" w:hAnsi="Calibri Light" w:cs="Calibri Light"/>
            <w:b w:val="0"/>
            <w:bCs w:val="0"/>
            <w:color w:val="000000" w:themeColor="text1"/>
            <w:u w:val="none"/>
            <w14:textFill>
              <w14:solidFill>
                <w14:schemeClr w14:val="tx1"/>
              </w14:solidFill>
            </w14:textFill>
          </w:rPr>
          <w:t>6. Corporate Espionage</w:t>
        </w:r>
      </w:ins>
    </w:p>
    <w:p w14:paraId="3EE03777">
      <w:pPr>
        <w:rPr>
          <w:ins w:id="115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59" w:author="Tejal Dalvi" w:date="2025-11-16T23:55:00Z">
        <w:r>
          <w:rPr>
            <w:rFonts w:hint="default" w:ascii="Calibri Light" w:hAnsi="Calibri Light" w:cs="Calibri Light"/>
            <w:b w:val="0"/>
            <w:bCs w:val="0"/>
            <w:color w:val="000000" w:themeColor="text1"/>
            <w:u w:val="none"/>
            <w14:textFill>
              <w14:solidFill>
                <w14:schemeClr w14:val="tx1"/>
              </w14:solidFill>
            </w14:textFill>
          </w:rPr>
          <w:t>Sensitive company data can be intercepted.</w:t>
        </w:r>
      </w:ins>
    </w:p>
    <w:p w14:paraId="3ABCAC52">
      <w:pPr>
        <w:rPr>
          <w:ins w:id="116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61" w:author="Tejal Dalvi" w:date="2025-11-16T23:55:00Z">
        <w:r>
          <w:rPr>
            <w:rFonts w:hint="default" w:ascii="Calibri Light" w:hAnsi="Calibri Light" w:cs="Calibri Light"/>
            <w:b w:val="0"/>
            <w:bCs w:val="0"/>
            <w:color w:val="000000" w:themeColor="text1"/>
            <w:u w:val="none"/>
            <w14:textFill>
              <w14:solidFill>
                <w14:schemeClr w14:val="tx1"/>
              </w14:solidFill>
            </w14:textFill>
          </w:rPr>
          <w:t>7. Network Mapping</w:t>
        </w:r>
      </w:ins>
    </w:p>
    <w:p w14:paraId="732B9955">
      <w:pPr>
        <w:rPr>
          <w:ins w:id="116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63"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Attackers learn:</w:t>
        </w:r>
      </w:ins>
    </w:p>
    <w:p w14:paraId="6AA64005">
      <w:pPr>
        <w:numPr>
          <w:ilvl w:val="0"/>
          <w:numId w:val="139"/>
        </w:numPr>
        <w:rPr>
          <w:ins w:id="116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65" w:author="Tejal Dalvi" w:date="2025-11-16T23:55:00Z">
        <w:r>
          <w:rPr>
            <w:rFonts w:hint="default" w:ascii="Calibri Light" w:hAnsi="Calibri Light" w:cs="Calibri Light"/>
            <w:b w:val="0"/>
            <w:bCs w:val="0"/>
            <w:color w:val="000000" w:themeColor="text1"/>
            <w:u w:val="none"/>
            <w14:textFill>
              <w14:solidFill>
                <w14:schemeClr w14:val="tx1"/>
              </w14:solidFill>
            </w14:textFill>
          </w:rPr>
          <w:t>IP addresses</w:t>
        </w:r>
      </w:ins>
    </w:p>
    <w:p w14:paraId="06F3009F">
      <w:pPr>
        <w:numPr>
          <w:ilvl w:val="0"/>
          <w:numId w:val="139"/>
        </w:numPr>
        <w:rPr>
          <w:ins w:id="116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67" w:author="Tejal Dalvi" w:date="2025-11-16T23:55:00Z">
        <w:r>
          <w:rPr>
            <w:rFonts w:hint="default" w:ascii="Calibri Light" w:hAnsi="Calibri Light" w:cs="Calibri Light"/>
            <w:b w:val="0"/>
            <w:bCs w:val="0"/>
            <w:color w:val="000000" w:themeColor="text1"/>
            <w:u w:val="none"/>
            <w14:textFill>
              <w14:solidFill>
                <w14:schemeClr w14:val="tx1"/>
              </w14:solidFill>
            </w14:textFill>
          </w:rPr>
          <w:t>Active systems</w:t>
        </w:r>
      </w:ins>
    </w:p>
    <w:p w14:paraId="336B9074">
      <w:pPr>
        <w:numPr>
          <w:ilvl w:val="0"/>
          <w:numId w:val="139"/>
        </w:numPr>
        <w:rPr>
          <w:ins w:id="116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69" w:author="Tejal Dalvi" w:date="2025-11-16T23:55:00Z">
        <w:r>
          <w:rPr>
            <w:rFonts w:hint="default" w:ascii="Calibri Light" w:hAnsi="Calibri Light" w:cs="Calibri Light"/>
            <w:b w:val="0"/>
            <w:bCs w:val="0"/>
            <w:color w:val="000000" w:themeColor="text1"/>
            <w:u w:val="none"/>
            <w14:textFill>
              <w14:solidFill>
                <w14:schemeClr w14:val="tx1"/>
              </w14:solidFill>
            </w14:textFill>
          </w:rPr>
          <w:t>Running services</w:t>
        </w:r>
      </w:ins>
    </w:p>
    <w:p w14:paraId="409190ED">
      <w:pPr>
        <w:rPr>
          <w:ins w:id="117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71" w:author="Tejal Dalvi" w:date="2025-11-16T23:55:00Z">
        <w:r>
          <w:rPr>
            <w:rFonts w:hint="default" w:ascii="Calibri Light" w:hAnsi="Calibri Light" w:cs="Calibri Light"/>
            <w:b w:val="0"/>
            <w:bCs w:val="0"/>
            <w:color w:val="000000" w:themeColor="text1"/>
            <w:u w:val="none"/>
            <w14:textFill>
              <w14:solidFill>
                <w14:schemeClr w14:val="tx1"/>
              </w14:solidFill>
            </w14:textFill>
          </w:rPr>
          <w:t>Sniffing Workflow (Simple Diagram Style)</w:t>
        </w:r>
      </w:ins>
    </w:p>
    <w:p w14:paraId="2B71A552">
      <w:pPr>
        <w:numPr>
          <w:ilvl w:val="0"/>
          <w:numId w:val="140"/>
        </w:numPr>
        <w:rPr>
          <w:ins w:id="117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73"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 joins the network</w:t>
        </w:r>
      </w:ins>
    </w:p>
    <w:p w14:paraId="41E010BB">
      <w:pPr>
        <w:numPr>
          <w:ilvl w:val="0"/>
          <w:numId w:val="140"/>
        </w:numPr>
        <w:rPr>
          <w:ins w:id="117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75" w:author="Tejal Dalvi" w:date="2025-11-16T23:55:00Z">
        <w:r>
          <w:rPr>
            <w:rFonts w:hint="default" w:ascii="Calibri Light" w:hAnsi="Calibri Light" w:cs="Calibri Light"/>
            <w:b w:val="0"/>
            <w:bCs w:val="0"/>
            <w:color w:val="000000" w:themeColor="text1"/>
            <w:u w:val="none"/>
            <w14:textFill>
              <w14:solidFill>
                <w14:schemeClr w14:val="tx1"/>
              </w14:solidFill>
            </w14:textFill>
          </w:rPr>
          <w:t>Enables Promiscuous Mode on NIC</w:t>
        </w:r>
      </w:ins>
    </w:p>
    <w:p w14:paraId="4BEEBCE2">
      <w:pPr>
        <w:numPr>
          <w:ilvl w:val="0"/>
          <w:numId w:val="140"/>
        </w:numPr>
        <w:rPr>
          <w:ins w:id="117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77" w:author="Tejal Dalvi" w:date="2025-11-16T23:55:00Z">
        <w:r>
          <w:rPr>
            <w:rFonts w:hint="default" w:ascii="Calibri Light" w:hAnsi="Calibri Light" w:cs="Calibri Light"/>
            <w:b w:val="0"/>
            <w:bCs w:val="0"/>
            <w:color w:val="000000" w:themeColor="text1"/>
            <w:u w:val="none"/>
            <w14:textFill>
              <w14:solidFill>
                <w14:schemeClr w14:val="tx1"/>
              </w14:solidFill>
            </w14:textFill>
          </w:rPr>
          <w:t>Uses sniffing tool (Wireshark, Ettercap)</w:t>
        </w:r>
      </w:ins>
    </w:p>
    <w:p w14:paraId="20D119F9">
      <w:pPr>
        <w:numPr>
          <w:ilvl w:val="0"/>
          <w:numId w:val="140"/>
        </w:numPr>
        <w:rPr>
          <w:ins w:id="117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79" w:author="Tejal Dalvi" w:date="2025-11-16T23:55:00Z">
        <w:r>
          <w:rPr>
            <w:rFonts w:hint="default" w:ascii="Calibri Light" w:hAnsi="Calibri Light" w:cs="Calibri Light"/>
            <w:b w:val="0"/>
            <w:bCs w:val="0"/>
            <w:color w:val="000000" w:themeColor="text1"/>
            <w:u w:val="none"/>
            <w14:textFill>
              <w14:solidFill>
                <w14:schemeClr w14:val="tx1"/>
              </w14:solidFill>
            </w14:textFill>
          </w:rPr>
          <w:t>Captures packets passing through network</w:t>
        </w:r>
      </w:ins>
    </w:p>
    <w:p w14:paraId="10DE2034">
      <w:pPr>
        <w:numPr>
          <w:ilvl w:val="0"/>
          <w:numId w:val="140"/>
        </w:numPr>
        <w:rPr>
          <w:ins w:id="118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81" w:author="Tejal Dalvi" w:date="2025-11-16T23:55:00Z">
        <w:r>
          <w:rPr>
            <w:rFonts w:hint="default" w:ascii="Calibri Light" w:hAnsi="Calibri Light" w:cs="Calibri Light"/>
            <w:b w:val="0"/>
            <w:bCs w:val="0"/>
            <w:color w:val="000000" w:themeColor="text1"/>
            <w:u w:val="none"/>
            <w14:textFill>
              <w14:solidFill>
                <w14:schemeClr w14:val="tx1"/>
              </w14:solidFill>
            </w14:textFill>
          </w:rPr>
          <w:t>Analyzes packets for:</w:t>
        </w:r>
      </w:ins>
    </w:p>
    <w:p w14:paraId="34862DF4">
      <w:pPr>
        <w:numPr>
          <w:ilvl w:val="1"/>
          <w:numId w:val="140"/>
        </w:numPr>
        <w:rPr>
          <w:ins w:id="118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83" w:author="Tejal Dalvi" w:date="2025-11-16T23:55:00Z">
        <w:r>
          <w:rPr>
            <w:rFonts w:hint="default" w:ascii="Calibri Light" w:hAnsi="Calibri Light" w:cs="Calibri Light"/>
            <w:b w:val="0"/>
            <w:bCs w:val="0"/>
            <w:color w:val="000000" w:themeColor="text1"/>
            <w:u w:val="none"/>
            <w14:textFill>
              <w14:solidFill>
                <w14:schemeClr w14:val="tx1"/>
              </w14:solidFill>
            </w14:textFill>
          </w:rPr>
          <w:t>Credentials</w:t>
        </w:r>
      </w:ins>
    </w:p>
    <w:p w14:paraId="1A9DB2EC">
      <w:pPr>
        <w:numPr>
          <w:ilvl w:val="1"/>
          <w:numId w:val="140"/>
        </w:numPr>
        <w:rPr>
          <w:ins w:id="118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85" w:author="Tejal Dalvi" w:date="2025-11-16T23:55:00Z">
        <w:r>
          <w:rPr>
            <w:rFonts w:hint="default" w:ascii="Calibri Light" w:hAnsi="Calibri Light" w:cs="Calibri Light"/>
            <w:b w:val="0"/>
            <w:bCs w:val="0"/>
            <w:color w:val="000000" w:themeColor="text1"/>
            <w:u w:val="none"/>
            <w14:textFill>
              <w14:solidFill>
                <w14:schemeClr w14:val="tx1"/>
              </w14:solidFill>
            </w14:textFill>
          </w:rPr>
          <w:t>Sessions</w:t>
        </w:r>
      </w:ins>
    </w:p>
    <w:p w14:paraId="2EE5D3F0">
      <w:pPr>
        <w:numPr>
          <w:ilvl w:val="1"/>
          <w:numId w:val="140"/>
        </w:numPr>
        <w:rPr>
          <w:ins w:id="118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87" w:author="Tejal Dalvi" w:date="2025-11-16T23:55:00Z">
        <w:r>
          <w:rPr>
            <w:rFonts w:hint="default" w:ascii="Calibri Light" w:hAnsi="Calibri Light" w:cs="Calibri Light"/>
            <w:b w:val="0"/>
            <w:bCs w:val="0"/>
            <w:color w:val="000000" w:themeColor="text1"/>
            <w:u w:val="none"/>
            <w14:textFill>
              <w14:solidFill>
                <w14:schemeClr w14:val="tx1"/>
              </w14:solidFill>
            </w14:textFill>
          </w:rPr>
          <w:t>Files</w:t>
        </w:r>
      </w:ins>
    </w:p>
    <w:p w14:paraId="42006D9D">
      <w:pPr>
        <w:numPr>
          <w:ilvl w:val="1"/>
          <w:numId w:val="140"/>
        </w:numPr>
        <w:rPr>
          <w:ins w:id="118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89" w:author="Tejal Dalvi" w:date="2025-11-16T23:55:00Z">
        <w:r>
          <w:rPr>
            <w:rFonts w:hint="default" w:ascii="Calibri Light" w:hAnsi="Calibri Light" w:cs="Calibri Light"/>
            <w:b w:val="0"/>
            <w:bCs w:val="0"/>
            <w:color w:val="000000" w:themeColor="text1"/>
            <w:u w:val="none"/>
            <w14:textFill>
              <w14:solidFill>
                <w14:schemeClr w14:val="tx1"/>
              </w14:solidFill>
            </w14:textFill>
          </w:rPr>
          <w:t>IPs</w:t>
        </w:r>
      </w:ins>
    </w:p>
    <w:p w14:paraId="2579E831">
      <w:pPr>
        <w:numPr>
          <w:ilvl w:val="1"/>
          <w:numId w:val="140"/>
        </w:numPr>
        <w:rPr>
          <w:ins w:id="119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91" w:author="Tejal Dalvi" w:date="2025-11-16T23:55:00Z">
        <w:r>
          <w:rPr>
            <w:rFonts w:hint="default" w:ascii="Calibri Light" w:hAnsi="Calibri Light" w:cs="Calibri Light"/>
            <w:b w:val="0"/>
            <w:bCs w:val="0"/>
            <w:color w:val="000000" w:themeColor="text1"/>
            <w:u w:val="none"/>
            <w14:textFill>
              <w14:solidFill>
                <w14:schemeClr w14:val="tx1"/>
              </w14:solidFill>
            </w14:textFill>
          </w:rPr>
          <w:t>Protocols</w:t>
        </w:r>
      </w:ins>
    </w:p>
    <w:p w14:paraId="50CD7691">
      <w:pPr>
        <w:numPr>
          <w:ilvl w:val="0"/>
          <w:numId w:val="140"/>
        </w:numPr>
        <w:rPr>
          <w:ins w:id="119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93" w:author="Tejal Dalvi" w:date="2025-11-16T23:55:00Z">
        <w:r>
          <w:rPr>
            <w:rFonts w:hint="default" w:ascii="Calibri Light" w:hAnsi="Calibri Light" w:cs="Calibri Light"/>
            <w:b w:val="0"/>
            <w:bCs w:val="0"/>
            <w:color w:val="000000" w:themeColor="text1"/>
            <w:u w:val="none"/>
            <w14:textFill>
              <w14:solidFill>
                <w14:schemeClr w14:val="tx1"/>
              </w14:solidFill>
            </w14:textFill>
          </w:rPr>
          <w:t>Uses captured data for further attacks</w:t>
        </w:r>
      </w:ins>
    </w:p>
    <w:p w14:paraId="754A7F8D">
      <w:pPr>
        <w:rPr>
          <w:ins w:id="119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95"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t>Q)</w:t>
        </w:r>
      </w:ins>
      <w:ins w:id="1196" w:author="Tejal Dalvi" w:date="2025-11-16T23:55:00Z">
        <w:r>
          <w:rPr>
            <w:rFonts w:hint="default" w:ascii="Calibri Light" w:hAnsi="Calibri Light" w:cs="Calibri Light"/>
            <w:b w:val="0"/>
            <w:bCs w:val="0"/>
            <w:color w:val="000000" w:themeColor="text1"/>
            <w:u w:val="none"/>
            <w14:textFill>
              <w14:solidFill>
                <w14:schemeClr w14:val="tx1"/>
              </w14:solidFill>
            </w14:textFill>
          </w:rPr>
          <w:t xml:space="preserve"> wiretrapping and its type in details</w:t>
        </w:r>
      </w:ins>
    </w:p>
    <w:p w14:paraId="460C2D1F">
      <w:pPr>
        <w:rPr>
          <w:ins w:id="119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198" w:author="Tejal Dalvi" w:date="2025-11-16T23:55:00Z">
        <w:r>
          <w:rPr>
            <w:rFonts w:hint="default" w:ascii="Calibri Light" w:hAnsi="Calibri Light" w:cs="Calibri Light"/>
            <w:b w:val="0"/>
            <w:bCs w:val="0"/>
            <w:color w:val="000000" w:themeColor="text1"/>
            <w:u w:val="none"/>
            <w14:textFill>
              <w14:solidFill>
                <w14:schemeClr w14:val="tx1"/>
              </w14:solidFill>
            </w14:textFill>
          </w:rPr>
          <w:t>-&gt;What is Wiretapping?</w:t>
        </w:r>
      </w:ins>
    </w:p>
    <w:p w14:paraId="5C2BE37D">
      <w:pPr>
        <w:rPr>
          <w:ins w:id="119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00" w:author="Tejal Dalvi" w:date="2025-11-16T23:55:00Z">
        <w:r>
          <w:rPr>
            <w:rFonts w:hint="default" w:ascii="Calibri Light" w:hAnsi="Calibri Light" w:cs="Calibri Light"/>
            <w:b w:val="0"/>
            <w:bCs w:val="0"/>
            <w:color w:val="000000" w:themeColor="text1"/>
            <w:u w:val="none"/>
            <w14:textFill>
              <w14:solidFill>
                <w14:schemeClr w14:val="tx1"/>
              </w14:solidFill>
            </w14:textFill>
          </w:rPr>
          <w:t>Wiretapping is the process of secretly monitoring, listening to, or recording communication that happens over a network or communication channel—such as telephone lines, VoIP calls, network cables, or wireless signals.</w:t>
        </w:r>
      </w:ins>
    </w:p>
    <w:p w14:paraId="1AC31B76">
      <w:pPr>
        <w:rPr>
          <w:ins w:id="120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02" w:author="Tejal Dalvi" w:date="2025-11-16T23:55:00Z">
        <w:r>
          <w:rPr>
            <w:rFonts w:hint="default" w:ascii="Calibri Light" w:hAnsi="Calibri Light" w:cs="Calibri Light"/>
            <w:b w:val="0"/>
            <w:bCs w:val="0"/>
            <w:color w:val="000000" w:themeColor="text1"/>
            <w:u w:val="none"/>
            <w14:textFill>
              <w14:solidFill>
                <w14:schemeClr w14:val="tx1"/>
              </w14:solidFill>
            </w14:textFill>
          </w:rPr>
          <w:t>✔ In simple words:</w:t>
        </w:r>
      </w:ins>
      <w:ins w:id="1203"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204" w:author="Tejal Dalvi" w:date="2025-11-16T23:55:00Z">
        <w:r>
          <w:rPr>
            <w:rFonts w:hint="default" w:ascii="Calibri Light" w:hAnsi="Calibri Light" w:cs="Calibri Light"/>
            <w:b w:val="0"/>
            <w:bCs w:val="0"/>
            <w:color w:val="000000" w:themeColor="text1"/>
            <w:u w:val="none"/>
            <w14:textFill>
              <w14:solidFill>
                <w14:schemeClr w14:val="tx1"/>
              </w14:solidFill>
            </w14:textFill>
          </w:rPr>
          <w:t>Wiretapping means eavesdropping on private communication without permission.</w:t>
        </w:r>
      </w:ins>
    </w:p>
    <w:p w14:paraId="4A014AAB">
      <w:pPr>
        <w:rPr>
          <w:ins w:id="120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06" w:author="Tejal Dalvi" w:date="2025-11-16T23:55:00Z">
        <w:r>
          <w:rPr>
            <w:rFonts w:hint="default" w:ascii="Calibri Light" w:hAnsi="Calibri Light" w:cs="Calibri Light"/>
            <w:b w:val="0"/>
            <w:bCs w:val="0"/>
            <w:color w:val="000000" w:themeColor="text1"/>
            <w:u w:val="none"/>
            <w14:textFill>
              <w14:solidFill>
                <w14:schemeClr w14:val="tx1"/>
              </w14:solidFill>
            </w14:textFill>
          </w:rPr>
          <w:t>Wiretapping can be:</w:t>
        </w:r>
      </w:ins>
    </w:p>
    <w:p w14:paraId="2E9A62EE">
      <w:pPr>
        <w:numPr>
          <w:ilvl w:val="0"/>
          <w:numId w:val="141"/>
        </w:numPr>
        <w:rPr>
          <w:ins w:id="120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08" w:author="Tejal Dalvi" w:date="2025-11-16T23:55:00Z">
        <w:r>
          <w:rPr>
            <w:rFonts w:hint="default" w:ascii="Calibri Light" w:hAnsi="Calibri Light" w:cs="Calibri Light"/>
            <w:b w:val="0"/>
            <w:bCs w:val="0"/>
            <w:color w:val="000000" w:themeColor="text1"/>
            <w:u w:val="none"/>
            <w14:textFill>
              <w14:solidFill>
                <w14:schemeClr w14:val="tx1"/>
              </w14:solidFill>
            </w14:textFill>
          </w:rPr>
          <w:t>Legal (done by law enforcement with a warrant)</w:t>
        </w:r>
      </w:ins>
    </w:p>
    <w:p w14:paraId="73D21202">
      <w:pPr>
        <w:numPr>
          <w:ilvl w:val="0"/>
          <w:numId w:val="141"/>
        </w:numPr>
        <w:rPr>
          <w:ins w:id="120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10" w:author="Tejal Dalvi" w:date="2025-11-16T23:55:00Z">
        <w:r>
          <w:rPr>
            <w:rFonts w:hint="default" w:ascii="Calibri Light" w:hAnsi="Calibri Light" w:cs="Calibri Light"/>
            <w:b w:val="0"/>
            <w:bCs w:val="0"/>
            <w:color w:val="000000" w:themeColor="text1"/>
            <w:u w:val="none"/>
            <w14:textFill>
              <w14:solidFill>
                <w14:schemeClr w14:val="tx1"/>
              </w14:solidFill>
            </w14:textFill>
          </w:rPr>
          <w:t>Illegal (done by hackers or attackers)</w:t>
        </w:r>
      </w:ins>
    </w:p>
    <w:p w14:paraId="5D09D6DA">
      <w:pPr>
        <w:rPr>
          <w:ins w:id="121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12" w:author="Tejal Dalvi" w:date="2025-11-16T23:55:00Z">
        <w:r>
          <w:rPr>
            <w:rFonts w:hint="default" w:ascii="Calibri Light" w:hAnsi="Calibri Light" w:cs="Calibri Light"/>
            <w:b w:val="0"/>
            <w:bCs w:val="0"/>
            <w:color w:val="000000" w:themeColor="text1"/>
            <w:u w:val="none"/>
            <w14:textFill>
              <w14:solidFill>
                <w14:schemeClr w14:val="tx1"/>
              </w14:solidFill>
            </w14:textFill>
          </w:rPr>
          <w:t>Types of Wiretapping (In Detail)</w:t>
        </w:r>
      </w:ins>
    </w:p>
    <w:p w14:paraId="5D845A69">
      <w:pPr>
        <w:rPr>
          <w:ins w:id="121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14" w:author="Tejal Dalvi" w:date="2025-11-16T23:55:00Z">
        <w:r>
          <w:rPr>
            <w:rFonts w:hint="default" w:ascii="Calibri Light" w:hAnsi="Calibri Light" w:cs="Calibri Light"/>
            <w:b w:val="0"/>
            <w:bCs w:val="0"/>
            <w:color w:val="000000" w:themeColor="text1"/>
            <w:u w:val="none"/>
            <w14:textFill>
              <w14:solidFill>
                <w14:schemeClr w14:val="tx1"/>
              </w14:solidFill>
            </w14:textFill>
          </w:rPr>
          <w:t xml:space="preserve">Wiretapping can be classified based on </w:t>
        </w:r>
      </w:ins>
      <w:ins w:id="1215" w:author="Tejal Dalvi" w:date="2025-11-16T23:55:00Z">
        <w:r>
          <w:rPr>
            <w:rFonts w:hint="default" w:ascii="Calibri Light" w:hAnsi="Calibri Light" w:cs="Calibri Light"/>
            <w:b w:val="0"/>
            <w:bCs w:val="0"/>
            <w:i/>
            <w:iCs/>
            <w:color w:val="000000" w:themeColor="text1"/>
            <w:u w:val="none"/>
            <w14:textFill>
              <w14:solidFill>
                <w14:schemeClr w14:val="tx1"/>
              </w14:solidFill>
            </w14:textFill>
          </w:rPr>
          <w:t>how</w:t>
        </w:r>
      </w:ins>
      <w:ins w:id="1216" w:author="Tejal Dalvi" w:date="2025-11-16T23:55:00Z">
        <w:r>
          <w:rPr>
            <w:rFonts w:hint="default" w:ascii="Calibri Light" w:hAnsi="Calibri Light" w:cs="Calibri Light"/>
            <w:b w:val="0"/>
            <w:bCs w:val="0"/>
            <w:color w:val="000000" w:themeColor="text1"/>
            <w:u w:val="none"/>
            <w14:textFill>
              <w14:solidFill>
                <w14:schemeClr w14:val="tx1"/>
              </w14:solidFill>
            </w14:textFill>
          </w:rPr>
          <w:t xml:space="preserve"> and </w:t>
        </w:r>
      </w:ins>
      <w:ins w:id="1217" w:author="Tejal Dalvi" w:date="2025-11-16T23:55:00Z">
        <w:r>
          <w:rPr>
            <w:rFonts w:hint="default" w:ascii="Calibri Light" w:hAnsi="Calibri Light" w:cs="Calibri Light"/>
            <w:b w:val="0"/>
            <w:bCs w:val="0"/>
            <w:i/>
            <w:iCs/>
            <w:color w:val="000000" w:themeColor="text1"/>
            <w:u w:val="none"/>
            <w14:textFill>
              <w14:solidFill>
                <w14:schemeClr w14:val="tx1"/>
              </w14:solidFill>
            </w14:textFill>
          </w:rPr>
          <w:t>where</w:t>
        </w:r>
      </w:ins>
      <w:ins w:id="1218" w:author="Tejal Dalvi" w:date="2025-11-16T23:55:00Z">
        <w:r>
          <w:rPr>
            <w:rFonts w:hint="default" w:ascii="Calibri Light" w:hAnsi="Calibri Light" w:cs="Calibri Light"/>
            <w:b w:val="0"/>
            <w:bCs w:val="0"/>
            <w:color w:val="000000" w:themeColor="text1"/>
            <w:u w:val="none"/>
            <w14:textFill>
              <w14:solidFill>
                <w14:schemeClr w14:val="tx1"/>
              </w14:solidFill>
            </w14:textFill>
          </w:rPr>
          <w:t xml:space="preserve"> the attacker taps the communication.</w:t>
        </w:r>
      </w:ins>
    </w:p>
    <w:p w14:paraId="398D5998">
      <w:pPr>
        <w:rPr>
          <w:ins w:id="121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20"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40" o:spt="1" style="height:1.5pt;width:0pt;" fillcolor="#A0A0A0" filled="t" stroked="f" coordsize="21600,21600" o:hr="t" o:hrstd="t" o:hralign="center">
              <v:path/>
              <v:fill on="t" focussize="0,0"/>
              <v:stroke on="f"/>
              <v:imagedata o:title=""/>
              <o:lock v:ext="edit"/>
              <w10:wrap type="none"/>
              <w10:anchorlock/>
            </v:rect>
          </w:pict>
        </w:r>
      </w:ins>
    </w:p>
    <w:p w14:paraId="7EB2E1D3">
      <w:pPr>
        <w:rPr>
          <w:ins w:id="122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23" w:author="Tejal Dalvi" w:date="2025-11-16T23:55:00Z">
        <w:r>
          <w:rPr>
            <w:rFonts w:hint="default" w:ascii="Calibri Light" w:hAnsi="Calibri Light" w:cs="Calibri Light"/>
            <w:b w:val="0"/>
            <w:bCs w:val="0"/>
            <w:color w:val="000000" w:themeColor="text1"/>
            <w:u w:val="none"/>
            <w14:textFill>
              <w14:solidFill>
                <w14:schemeClr w14:val="tx1"/>
              </w14:solidFill>
            </w14:textFill>
          </w:rPr>
          <w:t>🔹 1. Active Wiretapping</w:t>
        </w:r>
      </w:ins>
    </w:p>
    <w:p w14:paraId="2F8E520A">
      <w:pPr>
        <w:rPr>
          <w:ins w:id="122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25" w:author="Tejal Dalvi" w:date="2025-11-16T23:55:00Z">
        <w:r>
          <w:rPr>
            <w:rFonts w:hint="default" w:ascii="Calibri Light" w:hAnsi="Calibri Light" w:cs="Calibri Light"/>
            <w:b w:val="0"/>
            <w:bCs w:val="0"/>
            <w:color w:val="000000" w:themeColor="text1"/>
            <w:u w:val="none"/>
            <w14:textFill>
              <w14:solidFill>
                <w14:schemeClr w14:val="tx1"/>
              </w14:solidFill>
            </w14:textFill>
          </w:rPr>
          <w:t>Active wiretapping means the attacker interferes with the communication.</w:t>
        </w:r>
      </w:ins>
      <w:ins w:id="1226"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227" w:author="Tejal Dalvi" w:date="2025-11-16T23:55:00Z">
        <w:r>
          <w:rPr>
            <w:rFonts w:hint="default" w:ascii="Calibri Light" w:hAnsi="Calibri Light" w:cs="Calibri Light"/>
            <w:b w:val="0"/>
            <w:bCs w:val="0"/>
            <w:color w:val="000000" w:themeColor="text1"/>
            <w:u w:val="none"/>
            <w14:textFill>
              <w14:solidFill>
                <w14:schemeClr w14:val="tx1"/>
              </w14:solidFill>
            </w14:textFill>
          </w:rPr>
          <w:t>They not only listen but also modify, inject, or block data.</w:t>
        </w:r>
      </w:ins>
    </w:p>
    <w:p w14:paraId="01EE232D">
      <w:pPr>
        <w:rPr>
          <w:ins w:id="122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29" w:author="Tejal Dalvi" w:date="2025-11-16T23:55:00Z">
        <w:r>
          <w:rPr>
            <w:rFonts w:hint="default" w:ascii="Calibri Light" w:hAnsi="Calibri Light" w:cs="Calibri Light"/>
            <w:b w:val="0"/>
            <w:bCs w:val="0"/>
            <w:color w:val="000000" w:themeColor="text1"/>
            <w:u w:val="none"/>
            <w14:textFill>
              <w14:solidFill>
                <w14:schemeClr w14:val="tx1"/>
              </w14:solidFill>
            </w14:textFill>
          </w:rPr>
          <w:t>✔ Features:</w:t>
        </w:r>
      </w:ins>
    </w:p>
    <w:p w14:paraId="27C82B26">
      <w:pPr>
        <w:numPr>
          <w:ilvl w:val="0"/>
          <w:numId w:val="142"/>
        </w:numPr>
        <w:rPr>
          <w:ins w:id="123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31" w:author="Tejal Dalvi" w:date="2025-11-16T23:55:00Z">
        <w:r>
          <w:rPr>
            <w:rFonts w:hint="default" w:ascii="Calibri Light" w:hAnsi="Calibri Light" w:cs="Calibri Light"/>
            <w:b w:val="0"/>
            <w:bCs w:val="0"/>
            <w:color w:val="000000" w:themeColor="text1"/>
            <w:u w:val="none"/>
            <w14:textFill>
              <w14:solidFill>
                <w14:schemeClr w14:val="tx1"/>
              </w14:solidFill>
            </w14:textFill>
          </w:rPr>
          <w:t>Intercept communication</w:t>
        </w:r>
      </w:ins>
    </w:p>
    <w:p w14:paraId="452C1451">
      <w:pPr>
        <w:numPr>
          <w:ilvl w:val="0"/>
          <w:numId w:val="142"/>
        </w:numPr>
        <w:rPr>
          <w:ins w:id="123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33" w:author="Tejal Dalvi" w:date="2025-11-16T23:55:00Z">
        <w:r>
          <w:rPr>
            <w:rFonts w:hint="default" w:ascii="Calibri Light" w:hAnsi="Calibri Light" w:cs="Calibri Light"/>
            <w:b w:val="0"/>
            <w:bCs w:val="0"/>
            <w:color w:val="000000" w:themeColor="text1"/>
            <w:u w:val="none"/>
            <w14:textFill>
              <w14:solidFill>
                <w14:schemeClr w14:val="tx1"/>
              </w14:solidFill>
            </w14:textFill>
          </w:rPr>
          <w:t>Modify messages</w:t>
        </w:r>
      </w:ins>
    </w:p>
    <w:p w14:paraId="47144B28">
      <w:pPr>
        <w:numPr>
          <w:ilvl w:val="0"/>
          <w:numId w:val="142"/>
        </w:numPr>
        <w:rPr>
          <w:ins w:id="123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35" w:author="Tejal Dalvi" w:date="2025-11-16T23:55:00Z">
        <w:r>
          <w:rPr>
            <w:rFonts w:hint="default" w:ascii="Calibri Light" w:hAnsi="Calibri Light" w:cs="Calibri Light"/>
            <w:b w:val="0"/>
            <w:bCs w:val="0"/>
            <w:color w:val="000000" w:themeColor="text1"/>
            <w:u w:val="none"/>
            <w14:textFill>
              <w14:solidFill>
                <w14:schemeClr w14:val="tx1"/>
              </w14:solidFill>
            </w14:textFill>
          </w:rPr>
          <w:t>Insert fake messages</w:t>
        </w:r>
      </w:ins>
    </w:p>
    <w:p w14:paraId="70940E4D">
      <w:pPr>
        <w:numPr>
          <w:ilvl w:val="0"/>
          <w:numId w:val="142"/>
        </w:numPr>
        <w:rPr>
          <w:ins w:id="123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37" w:author="Tejal Dalvi" w:date="2025-11-16T23:55:00Z">
        <w:r>
          <w:rPr>
            <w:rFonts w:hint="default" w:ascii="Calibri Light" w:hAnsi="Calibri Light" w:cs="Calibri Light"/>
            <w:b w:val="0"/>
            <w:bCs w:val="0"/>
            <w:color w:val="000000" w:themeColor="text1"/>
            <w:u w:val="none"/>
            <w14:textFill>
              <w14:solidFill>
                <w14:schemeClr w14:val="tx1"/>
              </w14:solidFill>
            </w14:textFill>
          </w:rPr>
          <w:t>Disrupt or delay communication</w:t>
        </w:r>
      </w:ins>
    </w:p>
    <w:p w14:paraId="7AF598D4">
      <w:pPr>
        <w:rPr>
          <w:ins w:id="123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39" w:author="Tejal Dalvi" w:date="2025-11-16T23:55:00Z">
        <w:r>
          <w:rPr>
            <w:rFonts w:hint="default" w:ascii="Calibri Light" w:hAnsi="Calibri Light" w:cs="Calibri Light"/>
            <w:b w:val="0"/>
            <w:bCs w:val="0"/>
            <w:color w:val="000000" w:themeColor="text1"/>
            <w:u w:val="none"/>
            <w14:textFill>
              <w14:solidFill>
                <w14:schemeClr w14:val="tx1"/>
              </w14:solidFill>
            </w14:textFill>
          </w:rPr>
          <w:t>✔ Example:</w:t>
        </w:r>
      </w:ins>
    </w:p>
    <w:p w14:paraId="3AF4FCC5">
      <w:pPr>
        <w:rPr>
          <w:ins w:id="124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41" w:author="Tejal Dalvi" w:date="2025-11-16T23:55:00Z">
        <w:r>
          <w:rPr>
            <w:rFonts w:hint="default" w:ascii="Calibri Light" w:hAnsi="Calibri Light" w:cs="Calibri Light"/>
            <w:b w:val="0"/>
            <w:bCs w:val="0"/>
            <w:color w:val="000000" w:themeColor="text1"/>
            <w:u w:val="none"/>
            <w14:textFill>
              <w14:solidFill>
                <w14:schemeClr w14:val="tx1"/>
              </w14:solidFill>
            </w14:textFill>
          </w:rPr>
          <w:t>An attacker intercepts a bank transaction request and changes the amount before sending it to the bank.</w:t>
        </w:r>
      </w:ins>
    </w:p>
    <w:p w14:paraId="6391DFDD">
      <w:pPr>
        <w:rPr>
          <w:ins w:id="124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43" w:author="Tejal Dalvi" w:date="2025-11-16T23:55:00Z">
        <w:r>
          <w:rPr>
            <w:rFonts w:hint="default" w:ascii="Calibri Light" w:hAnsi="Calibri Light" w:cs="Calibri Light"/>
            <w:b w:val="0"/>
            <w:bCs w:val="0"/>
            <w:color w:val="000000" w:themeColor="text1"/>
            <w:u w:val="none"/>
            <w14:textFill>
              <w14:solidFill>
                <w14:schemeClr w14:val="tx1"/>
              </w14:solidFill>
            </w14:textFill>
          </w:rPr>
          <w:t>✔ Real-World Example:</w:t>
        </w:r>
      </w:ins>
    </w:p>
    <w:p w14:paraId="6E461A5E">
      <w:pPr>
        <w:rPr>
          <w:ins w:id="124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45" w:author="Tejal Dalvi" w:date="2025-11-16T23:55:00Z">
        <w:r>
          <w:rPr>
            <w:rFonts w:hint="default" w:ascii="Calibri Light" w:hAnsi="Calibri Light" w:cs="Calibri Light"/>
            <w:b w:val="0"/>
            <w:bCs w:val="0"/>
            <w:color w:val="000000" w:themeColor="text1"/>
            <w:u w:val="none"/>
            <w14:textFill>
              <w14:solidFill>
                <w14:schemeClr w14:val="tx1"/>
              </w14:solidFill>
            </w14:textFill>
          </w:rPr>
          <w:t>MITM (Man-in-the-Middle Attack):</w:t>
        </w:r>
      </w:ins>
      <w:ins w:id="1246"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247"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 secretly sits between user and server → listens + changes data.</w:t>
        </w:r>
      </w:ins>
    </w:p>
    <w:p w14:paraId="126E765F">
      <w:pPr>
        <w:rPr>
          <w:ins w:id="124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49"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41" o:spt="1" style="height:1.5pt;width:0pt;" fillcolor="#A0A0A0" filled="t" stroked="f" coordsize="21600,21600" o:hr="t" o:hrstd="t" o:hralign="center">
              <v:path/>
              <v:fill on="t" focussize="0,0"/>
              <v:stroke on="f"/>
              <v:imagedata o:title=""/>
              <o:lock v:ext="edit"/>
              <w10:wrap type="none"/>
              <w10:anchorlock/>
            </v:rect>
          </w:pict>
        </w:r>
      </w:ins>
    </w:p>
    <w:p w14:paraId="32BFD57B">
      <w:pPr>
        <w:rPr>
          <w:ins w:id="125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52" w:author="Tejal Dalvi" w:date="2025-11-16T23:55:00Z">
        <w:r>
          <w:rPr>
            <w:rFonts w:hint="default" w:ascii="Calibri Light" w:hAnsi="Calibri Light" w:cs="Calibri Light"/>
            <w:b w:val="0"/>
            <w:bCs w:val="0"/>
            <w:color w:val="000000" w:themeColor="text1"/>
            <w:u w:val="none"/>
            <w14:textFill>
              <w14:solidFill>
                <w14:schemeClr w14:val="tx1"/>
              </w14:solidFill>
            </w14:textFill>
          </w:rPr>
          <w:t>🔹 2. Passive Wiretapping</w:t>
        </w:r>
      </w:ins>
    </w:p>
    <w:p w14:paraId="046DA7A7">
      <w:pPr>
        <w:rPr>
          <w:ins w:id="125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54" w:author="Tejal Dalvi" w:date="2025-11-16T23:55:00Z">
        <w:r>
          <w:rPr>
            <w:rFonts w:hint="default" w:ascii="Calibri Light" w:hAnsi="Calibri Light" w:cs="Calibri Light"/>
            <w:b w:val="0"/>
            <w:bCs w:val="0"/>
            <w:color w:val="000000" w:themeColor="text1"/>
            <w:u w:val="none"/>
            <w14:textFill>
              <w14:solidFill>
                <w14:schemeClr w14:val="tx1"/>
              </w14:solidFill>
            </w14:textFill>
          </w:rPr>
          <w:t>2. Passive Wiretapping</w:t>
        </w:r>
      </w:ins>
    </w:p>
    <w:p w14:paraId="7DC56E95">
      <w:pPr>
        <w:rPr>
          <w:ins w:id="125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56" w:author="Tejal Dalvi" w:date="2025-11-16T23:55:00Z">
        <w:r>
          <w:rPr>
            <w:rFonts w:hint="default" w:ascii="Calibri Light" w:hAnsi="Calibri Light" w:cs="Calibri Light"/>
            <w:b w:val="0"/>
            <w:bCs w:val="0"/>
            <w:color w:val="000000" w:themeColor="text1"/>
            <w:u w:val="none"/>
            <w14:textFill>
              <w14:solidFill>
                <w14:schemeClr w14:val="tx1"/>
              </w14:solidFill>
            </w14:textFill>
          </w:rPr>
          <w:t>This is the most common form of wiretapping.</w:t>
        </w:r>
      </w:ins>
    </w:p>
    <w:p w14:paraId="1A303DD2">
      <w:pPr>
        <w:rPr>
          <w:ins w:id="125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58" w:author="Tejal Dalvi" w:date="2025-11-16T23:55:00Z">
        <w:r>
          <w:rPr>
            <w:rFonts w:hint="default" w:ascii="Calibri Light" w:hAnsi="Calibri Light" w:cs="Calibri Light"/>
            <w:b w:val="0"/>
            <w:bCs w:val="0"/>
            <w:color w:val="000000" w:themeColor="text1"/>
            <w:u w:val="none"/>
            <w14:textFill>
              <w14:solidFill>
                <w14:schemeClr w14:val="tx1"/>
              </w14:solidFill>
            </w14:textFill>
          </w:rPr>
          <w:t>Passive wiretapping means attacker only listens to the communication without altering it.</w:t>
        </w:r>
      </w:ins>
    </w:p>
    <w:p w14:paraId="47C06626">
      <w:pPr>
        <w:rPr>
          <w:ins w:id="125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60" w:author="Tejal Dalvi" w:date="2025-11-16T23:55:00Z">
        <w:r>
          <w:rPr>
            <w:rFonts w:hint="default" w:ascii="Calibri Light" w:hAnsi="Calibri Light" w:cs="Calibri Light"/>
            <w:b w:val="0"/>
            <w:bCs w:val="0"/>
            <w:color w:val="000000" w:themeColor="text1"/>
            <w:u w:val="none"/>
            <w14:textFill>
              <w14:solidFill>
                <w14:schemeClr w14:val="tx1"/>
              </w14:solidFill>
            </w14:textFill>
          </w:rPr>
          <w:t>✔ Features:</w:t>
        </w:r>
      </w:ins>
    </w:p>
    <w:p w14:paraId="3B1B96DF">
      <w:pPr>
        <w:numPr>
          <w:ilvl w:val="0"/>
          <w:numId w:val="143"/>
        </w:numPr>
        <w:rPr>
          <w:ins w:id="126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62" w:author="Tejal Dalvi" w:date="2025-11-16T23:55:00Z">
        <w:r>
          <w:rPr>
            <w:rFonts w:hint="default" w:ascii="Calibri Light" w:hAnsi="Calibri Light" w:cs="Calibri Light"/>
            <w:b w:val="0"/>
            <w:bCs w:val="0"/>
            <w:color w:val="000000" w:themeColor="text1"/>
            <w:u w:val="none"/>
            <w14:textFill>
              <w14:solidFill>
                <w14:schemeClr w14:val="tx1"/>
              </w14:solidFill>
            </w14:textFill>
          </w:rPr>
          <w:t>Silent monitoring</w:t>
        </w:r>
      </w:ins>
    </w:p>
    <w:p w14:paraId="2C77C566">
      <w:pPr>
        <w:numPr>
          <w:ilvl w:val="0"/>
          <w:numId w:val="143"/>
        </w:numPr>
        <w:rPr>
          <w:ins w:id="126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64" w:author="Tejal Dalvi" w:date="2025-11-16T23:55:00Z">
        <w:r>
          <w:rPr>
            <w:rFonts w:hint="default" w:ascii="Calibri Light" w:hAnsi="Calibri Light" w:cs="Calibri Light"/>
            <w:b w:val="0"/>
            <w:bCs w:val="0"/>
            <w:color w:val="000000" w:themeColor="text1"/>
            <w:u w:val="none"/>
            <w14:textFill>
              <w14:solidFill>
                <w14:schemeClr w14:val="tx1"/>
              </w14:solidFill>
            </w14:textFill>
          </w:rPr>
          <w:t>Difficult to detect</w:t>
        </w:r>
      </w:ins>
    </w:p>
    <w:p w14:paraId="09DCB279">
      <w:pPr>
        <w:numPr>
          <w:ilvl w:val="0"/>
          <w:numId w:val="143"/>
        </w:numPr>
        <w:rPr>
          <w:ins w:id="126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66" w:author="Tejal Dalvi" w:date="2025-11-16T23:55:00Z">
        <w:r>
          <w:rPr>
            <w:rFonts w:hint="default" w:ascii="Calibri Light" w:hAnsi="Calibri Light" w:cs="Calibri Light"/>
            <w:b w:val="0"/>
            <w:bCs w:val="0"/>
            <w:color w:val="000000" w:themeColor="text1"/>
            <w:u w:val="none"/>
            <w14:textFill>
              <w14:solidFill>
                <w14:schemeClr w14:val="tx1"/>
              </w14:solidFill>
            </w14:textFill>
          </w:rPr>
          <w:t>Captures sensitive data (passwords, calls, text messages)</w:t>
        </w:r>
      </w:ins>
    </w:p>
    <w:p w14:paraId="72B78C51">
      <w:pPr>
        <w:rPr>
          <w:ins w:id="126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68" w:author="Tejal Dalvi" w:date="2025-11-16T23:55:00Z">
        <w:r>
          <w:rPr>
            <w:rFonts w:hint="default" w:ascii="Calibri Light" w:hAnsi="Calibri Light" w:cs="Calibri Light"/>
            <w:b w:val="0"/>
            <w:bCs w:val="0"/>
            <w:color w:val="000000" w:themeColor="text1"/>
            <w:u w:val="none"/>
            <w14:textFill>
              <w14:solidFill>
                <w14:schemeClr w14:val="tx1"/>
              </w14:solidFill>
            </w14:textFill>
          </w:rPr>
          <w:t>✔ Example:</w:t>
        </w:r>
      </w:ins>
    </w:p>
    <w:p w14:paraId="068F00C1">
      <w:pPr>
        <w:rPr>
          <w:ins w:id="126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70" w:author="Tejal Dalvi" w:date="2025-11-16T23:55:00Z">
        <w:r>
          <w:rPr>
            <w:rFonts w:hint="default" w:ascii="Calibri Light" w:hAnsi="Calibri Light" w:cs="Calibri Light"/>
            <w:b w:val="0"/>
            <w:bCs w:val="0"/>
            <w:color w:val="000000" w:themeColor="text1"/>
            <w:u w:val="none"/>
            <w14:textFill>
              <w14:solidFill>
                <w14:schemeClr w14:val="tx1"/>
              </w14:solidFill>
            </w14:textFill>
          </w:rPr>
          <w:t>Using a packet sniffer (Wireshark) to silently capture network traffic.</w:t>
        </w:r>
      </w:ins>
    </w:p>
    <w:p w14:paraId="371CB35F">
      <w:pPr>
        <w:rPr>
          <w:ins w:id="127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72" w:author="Tejal Dalvi" w:date="2025-11-16T23:55:00Z">
        <w:r>
          <w:rPr>
            <w:rFonts w:hint="default" w:ascii="Calibri Light" w:hAnsi="Calibri Light" w:cs="Calibri Light"/>
            <w:b w:val="0"/>
            <w:bCs w:val="0"/>
            <w:color w:val="000000" w:themeColor="text1"/>
            <w:u w:val="none"/>
            <w14:textFill>
              <w14:solidFill>
                <w14:schemeClr w14:val="tx1"/>
              </w14:solidFill>
            </w14:textFill>
          </w:rPr>
          <w:t>✔ Real-World Example:</w:t>
        </w:r>
      </w:ins>
    </w:p>
    <w:p w14:paraId="631A1362">
      <w:pPr>
        <w:rPr>
          <w:ins w:id="127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74" w:author="Tejal Dalvi" w:date="2025-11-16T23:55:00Z">
        <w:r>
          <w:rPr>
            <w:rFonts w:hint="default" w:ascii="Calibri Light" w:hAnsi="Calibri Light" w:cs="Calibri Light"/>
            <w:b w:val="0"/>
            <w:bCs w:val="0"/>
            <w:color w:val="000000" w:themeColor="text1"/>
            <w:u w:val="none"/>
            <w14:textFill>
              <w14:solidFill>
                <w14:schemeClr w14:val="tx1"/>
              </w14:solidFill>
            </w14:textFill>
          </w:rPr>
          <w:t>Capturing HTTP login details from an open Wi-Fi network.</w:t>
        </w:r>
      </w:ins>
    </w:p>
    <w:p w14:paraId="7A668890">
      <w:pPr>
        <w:rPr>
          <w:ins w:id="127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76" w:author="Tejal Dalvi" w:date="2025-11-16T23:55:00Z">
        <w:r>
          <w:rPr>
            <w:rFonts w:hint="default" w:ascii="Calibri Light" w:hAnsi="Calibri Light" w:cs="Calibri Light"/>
            <w:b w:val="0"/>
            <w:bCs w:val="0"/>
            <w:color w:val="000000" w:themeColor="text1"/>
            <w:u w:val="none"/>
            <w14:textFill>
              <w14:solidFill>
                <w14:schemeClr w14:val="tx1"/>
              </w14:solidFill>
            </w14:textFill>
          </w:rPr>
          <w:t>3. Targeted Wiretapping</w:t>
        </w:r>
      </w:ins>
    </w:p>
    <w:p w14:paraId="4A920714">
      <w:pPr>
        <w:rPr>
          <w:ins w:id="127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78"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 focuses on a specific person, organization, device, or communication line.</w:t>
        </w:r>
      </w:ins>
    </w:p>
    <w:p w14:paraId="5F267363">
      <w:pPr>
        <w:rPr>
          <w:ins w:id="127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80" w:author="Tejal Dalvi" w:date="2025-11-16T23:55:00Z">
        <w:r>
          <w:rPr>
            <w:rFonts w:hint="default" w:ascii="Calibri Light" w:hAnsi="Calibri Light" w:cs="Calibri Light"/>
            <w:b w:val="0"/>
            <w:bCs w:val="0"/>
            <w:color w:val="000000" w:themeColor="text1"/>
            <w:u w:val="none"/>
            <w14:textFill>
              <w14:solidFill>
                <w14:schemeClr w14:val="tx1"/>
              </w14:solidFill>
            </w14:textFill>
          </w:rPr>
          <w:t>✔ Features:</w:t>
        </w:r>
      </w:ins>
    </w:p>
    <w:p w14:paraId="61259719">
      <w:pPr>
        <w:numPr>
          <w:ilvl w:val="0"/>
          <w:numId w:val="144"/>
        </w:numPr>
        <w:rPr>
          <w:ins w:id="128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82" w:author="Tejal Dalvi" w:date="2025-11-16T23:55:00Z">
        <w:r>
          <w:rPr>
            <w:rFonts w:hint="default" w:ascii="Calibri Light" w:hAnsi="Calibri Light" w:cs="Calibri Light"/>
            <w:b w:val="0"/>
            <w:bCs w:val="0"/>
            <w:color w:val="000000" w:themeColor="text1"/>
            <w:u w:val="none"/>
            <w14:textFill>
              <w14:solidFill>
                <w14:schemeClr w14:val="tx1"/>
              </w14:solidFill>
            </w14:textFill>
          </w:rPr>
          <w:t>Highly selective</w:t>
        </w:r>
      </w:ins>
    </w:p>
    <w:p w14:paraId="7A2276C4">
      <w:pPr>
        <w:numPr>
          <w:ilvl w:val="0"/>
          <w:numId w:val="144"/>
        </w:numPr>
        <w:rPr>
          <w:ins w:id="128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84" w:author="Tejal Dalvi" w:date="2025-11-16T23:55:00Z">
        <w:r>
          <w:rPr>
            <w:rFonts w:hint="default" w:ascii="Calibri Light" w:hAnsi="Calibri Light" w:cs="Calibri Light"/>
            <w:b w:val="0"/>
            <w:bCs w:val="0"/>
            <w:color w:val="000000" w:themeColor="text1"/>
            <w:u w:val="none"/>
            <w14:textFill>
              <w14:solidFill>
                <w14:schemeClr w14:val="tx1"/>
              </w14:solidFill>
            </w14:textFill>
          </w:rPr>
          <w:t>Used for spying or data theft</w:t>
        </w:r>
      </w:ins>
    </w:p>
    <w:p w14:paraId="1733317F">
      <w:pPr>
        <w:numPr>
          <w:ilvl w:val="0"/>
          <w:numId w:val="144"/>
        </w:numPr>
        <w:rPr>
          <w:ins w:id="128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86" w:author="Tejal Dalvi" w:date="2025-11-16T23:55:00Z">
        <w:r>
          <w:rPr>
            <w:rFonts w:hint="default" w:ascii="Calibri Light" w:hAnsi="Calibri Light" w:cs="Calibri Light"/>
            <w:b w:val="0"/>
            <w:bCs w:val="0"/>
            <w:color w:val="000000" w:themeColor="text1"/>
            <w:u w:val="none"/>
            <w14:textFill>
              <w14:solidFill>
                <w14:schemeClr w14:val="tx1"/>
              </w14:solidFill>
            </w14:textFill>
          </w:rPr>
          <w:t>Often long-term monitoring</w:t>
        </w:r>
      </w:ins>
    </w:p>
    <w:p w14:paraId="21FE8505">
      <w:pPr>
        <w:rPr>
          <w:ins w:id="128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88" w:author="Tejal Dalvi" w:date="2025-11-16T23:55:00Z">
        <w:r>
          <w:rPr>
            <w:rFonts w:hint="default" w:ascii="Calibri Light" w:hAnsi="Calibri Light" w:cs="Calibri Light"/>
            <w:b w:val="0"/>
            <w:bCs w:val="0"/>
            <w:color w:val="000000" w:themeColor="text1"/>
            <w:u w:val="none"/>
            <w14:textFill>
              <w14:solidFill>
                <w14:schemeClr w14:val="tx1"/>
              </w14:solidFill>
            </w14:textFill>
          </w:rPr>
          <w:t>✔ Example:</w:t>
        </w:r>
      </w:ins>
    </w:p>
    <w:p w14:paraId="3C41C6EA">
      <w:pPr>
        <w:rPr>
          <w:ins w:id="128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90" w:author="Tejal Dalvi" w:date="2025-11-16T23:55:00Z">
        <w:r>
          <w:rPr>
            <w:rFonts w:hint="default" w:ascii="Calibri Light" w:hAnsi="Calibri Light" w:cs="Calibri Light"/>
            <w:b w:val="0"/>
            <w:bCs w:val="0"/>
            <w:color w:val="000000" w:themeColor="text1"/>
            <w:u w:val="none"/>
            <w14:textFill>
              <w14:solidFill>
                <w14:schemeClr w14:val="tx1"/>
              </w14:solidFill>
            </w14:textFill>
          </w:rPr>
          <w:t>A hacker monitoring only the CEO’s emails and calls.</w:t>
        </w:r>
      </w:ins>
    </w:p>
    <w:p w14:paraId="4278DE64">
      <w:pPr>
        <w:rPr>
          <w:ins w:id="129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92"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42" o:spt="1" style="height:1.5pt;width:0pt;" fillcolor="#A0A0A0" filled="t" stroked="f" coordsize="21600,21600" o:hr="t" o:hrstd="t" o:hralign="center">
              <v:path/>
              <v:fill on="t" focussize="0,0"/>
              <v:stroke on="f"/>
              <v:imagedata o:title=""/>
              <o:lock v:ext="edit"/>
              <w10:wrap type="none"/>
              <w10:anchorlock/>
            </v:rect>
          </w:pict>
        </w:r>
      </w:ins>
    </w:p>
    <w:p w14:paraId="31F884EF">
      <w:pPr>
        <w:rPr>
          <w:ins w:id="129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95" w:author="Tejal Dalvi" w:date="2025-11-16T23:55:00Z">
        <w:r>
          <w:rPr>
            <w:rFonts w:hint="default" w:ascii="Calibri Light" w:hAnsi="Calibri Light" w:cs="Calibri Light"/>
            <w:b w:val="0"/>
            <w:bCs w:val="0"/>
            <w:color w:val="000000" w:themeColor="text1"/>
            <w:u w:val="none"/>
            <w14:textFill>
              <w14:solidFill>
                <w14:schemeClr w14:val="tx1"/>
              </w14:solidFill>
            </w14:textFill>
          </w:rPr>
          <w:t>🔹 4. Mass Wiretapping</w:t>
        </w:r>
      </w:ins>
    </w:p>
    <w:p w14:paraId="2610A02A">
      <w:pPr>
        <w:rPr>
          <w:ins w:id="129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97"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 taps large-scale communication, often affecting many people at once.</w:t>
        </w:r>
      </w:ins>
    </w:p>
    <w:p w14:paraId="66DD2ED7">
      <w:pPr>
        <w:rPr>
          <w:ins w:id="129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299" w:author="Tejal Dalvi" w:date="2025-11-16T23:55:00Z">
        <w:r>
          <w:rPr>
            <w:rFonts w:hint="default" w:ascii="Calibri Light" w:hAnsi="Calibri Light" w:cs="Calibri Light"/>
            <w:b w:val="0"/>
            <w:bCs w:val="0"/>
            <w:color w:val="000000" w:themeColor="text1"/>
            <w:u w:val="none"/>
            <w14:textFill>
              <w14:solidFill>
                <w14:schemeClr w14:val="tx1"/>
              </w14:solidFill>
            </w14:textFill>
          </w:rPr>
          <w:t>✔ Features:</w:t>
        </w:r>
      </w:ins>
    </w:p>
    <w:p w14:paraId="4E5AE82A">
      <w:pPr>
        <w:numPr>
          <w:ilvl w:val="0"/>
          <w:numId w:val="145"/>
        </w:numPr>
        <w:rPr>
          <w:ins w:id="130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01" w:author="Tejal Dalvi" w:date="2025-11-16T23:55:00Z">
        <w:r>
          <w:rPr>
            <w:rFonts w:hint="default" w:ascii="Calibri Light" w:hAnsi="Calibri Light" w:cs="Calibri Light"/>
            <w:b w:val="0"/>
            <w:bCs w:val="0"/>
            <w:color w:val="000000" w:themeColor="text1"/>
            <w:u w:val="none"/>
            <w14:textFill>
              <w14:solidFill>
                <w14:schemeClr w14:val="tx1"/>
              </w14:solidFill>
            </w14:textFill>
          </w:rPr>
          <w:t>Non-specific</w:t>
        </w:r>
      </w:ins>
    </w:p>
    <w:p w14:paraId="108968FB">
      <w:pPr>
        <w:numPr>
          <w:ilvl w:val="0"/>
          <w:numId w:val="145"/>
        </w:numPr>
        <w:rPr>
          <w:ins w:id="130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03" w:author="Tejal Dalvi" w:date="2025-11-16T23:55:00Z">
        <w:r>
          <w:rPr>
            <w:rFonts w:hint="default" w:ascii="Calibri Light" w:hAnsi="Calibri Light" w:cs="Calibri Light"/>
            <w:b w:val="0"/>
            <w:bCs w:val="0"/>
            <w:color w:val="000000" w:themeColor="text1"/>
            <w:u w:val="none"/>
            <w14:textFill>
              <w14:solidFill>
                <w14:schemeClr w14:val="tx1"/>
              </w14:solidFill>
            </w14:textFill>
          </w:rPr>
          <w:t>Large volume of data collected</w:t>
        </w:r>
      </w:ins>
    </w:p>
    <w:p w14:paraId="028D10DF">
      <w:pPr>
        <w:numPr>
          <w:ilvl w:val="0"/>
          <w:numId w:val="145"/>
        </w:numPr>
        <w:rPr>
          <w:ins w:id="130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05" w:author="Tejal Dalvi" w:date="2025-11-16T23:55:00Z">
        <w:r>
          <w:rPr>
            <w:rFonts w:hint="default" w:ascii="Calibri Light" w:hAnsi="Calibri Light" w:cs="Calibri Light"/>
            <w:b w:val="0"/>
            <w:bCs w:val="0"/>
            <w:color w:val="000000" w:themeColor="text1"/>
            <w:u w:val="none"/>
            <w14:textFill>
              <w14:solidFill>
                <w14:schemeClr w14:val="tx1"/>
              </w14:solidFill>
            </w14:textFill>
          </w:rPr>
          <w:t>Similar to bulk surveillance</w:t>
        </w:r>
      </w:ins>
    </w:p>
    <w:p w14:paraId="78CCEA83">
      <w:pPr>
        <w:rPr>
          <w:ins w:id="130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07" w:author="Tejal Dalvi" w:date="2025-11-16T23:55:00Z">
        <w:r>
          <w:rPr>
            <w:rFonts w:hint="default" w:ascii="Calibri Light" w:hAnsi="Calibri Light" w:cs="Calibri Light"/>
            <w:b w:val="0"/>
            <w:bCs w:val="0"/>
            <w:color w:val="000000" w:themeColor="text1"/>
            <w:u w:val="none"/>
            <w14:textFill>
              <w14:solidFill>
                <w14:schemeClr w14:val="tx1"/>
              </w14:solidFill>
            </w14:textFill>
          </w:rPr>
          <w:t>✔ Example:</w:t>
        </w:r>
      </w:ins>
    </w:p>
    <w:p w14:paraId="684DA9F0">
      <w:pPr>
        <w:rPr>
          <w:ins w:id="130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09" w:author="Tejal Dalvi" w:date="2025-11-16T23:55:00Z">
        <w:r>
          <w:rPr>
            <w:rFonts w:hint="default" w:ascii="Calibri Light" w:hAnsi="Calibri Light" w:cs="Calibri Light"/>
            <w:b w:val="0"/>
            <w:bCs w:val="0"/>
            <w:color w:val="000000" w:themeColor="text1"/>
            <w:u w:val="none"/>
            <w14:textFill>
              <w14:solidFill>
                <w14:schemeClr w14:val="tx1"/>
              </w14:solidFill>
            </w14:textFill>
          </w:rPr>
          <w:t>Intercepting all Wi-Fi traffic in an airport to extract passwords.</w:t>
        </w:r>
      </w:ins>
    </w:p>
    <w:p w14:paraId="067D40D2">
      <w:pPr>
        <w:rPr>
          <w:ins w:id="131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11"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43" o:spt="1" style="height:1.5pt;width:0pt;" fillcolor="#A0A0A0" filled="t" stroked="f" coordsize="21600,21600" o:hr="t" o:hrstd="t" o:hralign="center">
              <v:path/>
              <v:fill on="t" focussize="0,0"/>
              <v:stroke on="f"/>
              <v:imagedata o:title=""/>
              <o:lock v:ext="edit"/>
              <w10:wrap type="none"/>
              <w10:anchorlock/>
            </v:rect>
          </w:pict>
        </w:r>
      </w:ins>
    </w:p>
    <w:p w14:paraId="0E2C6998">
      <w:pPr>
        <w:rPr>
          <w:ins w:id="131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14" w:author="Tejal Dalvi" w:date="2025-11-16T23:55:00Z">
        <w:r>
          <w:rPr>
            <w:rFonts w:hint="default" w:ascii="Calibri Light" w:hAnsi="Calibri Light" w:cs="Calibri Light"/>
            <w:b w:val="0"/>
            <w:bCs w:val="0"/>
            <w:color w:val="000000" w:themeColor="text1"/>
            <w:u w:val="none"/>
            <w14:textFill>
              <w14:solidFill>
                <w14:schemeClr w14:val="tx1"/>
              </w14:solidFill>
            </w14:textFill>
          </w:rPr>
          <w:t>🔹 5. Wired Wiretapping (Physical Wiretapping)</w:t>
        </w:r>
      </w:ins>
    </w:p>
    <w:p w14:paraId="58DBB3A0">
      <w:pPr>
        <w:rPr>
          <w:ins w:id="131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16" w:author="Tejal Dalvi" w:date="2025-11-16T23:55:00Z">
        <w:r>
          <w:rPr>
            <w:rFonts w:hint="default" w:ascii="Calibri Light" w:hAnsi="Calibri Light" w:cs="Calibri Light"/>
            <w:b w:val="0"/>
            <w:bCs w:val="0"/>
            <w:color w:val="000000" w:themeColor="text1"/>
            <w:u w:val="none"/>
            <w14:textFill>
              <w14:solidFill>
                <w14:schemeClr w14:val="tx1"/>
              </w14:solidFill>
            </w14:textFill>
          </w:rPr>
          <w:t>This involves physically tapping into telephone lines, fiber-optics, or network cables.</w:t>
        </w:r>
      </w:ins>
    </w:p>
    <w:p w14:paraId="7F86DEEF">
      <w:pPr>
        <w:rPr>
          <w:ins w:id="131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18" w:author="Tejal Dalvi" w:date="2025-11-16T23:55:00Z">
        <w:r>
          <w:rPr>
            <w:rFonts w:hint="default" w:ascii="Calibri Light" w:hAnsi="Calibri Light" w:cs="Calibri Light"/>
            <w:b w:val="0"/>
            <w:bCs w:val="0"/>
            <w:color w:val="000000" w:themeColor="text1"/>
            <w:u w:val="none"/>
            <w14:textFill>
              <w14:solidFill>
                <w14:schemeClr w14:val="tx1"/>
              </w14:solidFill>
            </w14:textFill>
          </w:rPr>
          <w:t>✔ Features:</w:t>
        </w:r>
      </w:ins>
    </w:p>
    <w:p w14:paraId="7423608C">
      <w:pPr>
        <w:numPr>
          <w:ilvl w:val="0"/>
          <w:numId w:val="146"/>
        </w:numPr>
        <w:rPr>
          <w:ins w:id="131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20" w:author="Tejal Dalvi" w:date="2025-11-16T23:55:00Z">
        <w:r>
          <w:rPr>
            <w:rFonts w:hint="default" w:ascii="Calibri Light" w:hAnsi="Calibri Light" w:cs="Calibri Light"/>
            <w:b w:val="0"/>
            <w:bCs w:val="0"/>
            <w:color w:val="000000" w:themeColor="text1"/>
            <w:u w:val="none"/>
            <w14:textFill>
              <w14:solidFill>
                <w14:schemeClr w14:val="tx1"/>
              </w14:solidFill>
            </w14:textFill>
          </w:rPr>
          <w:t>Requires physical access</w:t>
        </w:r>
      </w:ins>
    </w:p>
    <w:p w14:paraId="0C3BC017">
      <w:pPr>
        <w:numPr>
          <w:ilvl w:val="0"/>
          <w:numId w:val="146"/>
        </w:numPr>
        <w:rPr>
          <w:ins w:id="132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22" w:author="Tejal Dalvi" w:date="2025-11-16T23:55:00Z">
        <w:r>
          <w:rPr>
            <w:rFonts w:hint="default" w:ascii="Calibri Light" w:hAnsi="Calibri Light" w:cs="Calibri Light"/>
            <w:b w:val="0"/>
            <w:bCs w:val="0"/>
            <w:color w:val="000000" w:themeColor="text1"/>
            <w:u w:val="none"/>
            <w14:textFill>
              <w14:solidFill>
                <w14:schemeClr w14:val="tx1"/>
              </w14:solidFill>
            </w14:textFill>
          </w:rPr>
          <w:t>Direct tapping of copper/fiber cables</w:t>
        </w:r>
      </w:ins>
    </w:p>
    <w:p w14:paraId="6B44F51D">
      <w:pPr>
        <w:numPr>
          <w:ilvl w:val="0"/>
          <w:numId w:val="146"/>
        </w:numPr>
        <w:rPr>
          <w:ins w:id="132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24" w:author="Tejal Dalvi" w:date="2025-11-16T23:55:00Z">
        <w:r>
          <w:rPr>
            <w:rFonts w:hint="default" w:ascii="Calibri Light" w:hAnsi="Calibri Light" w:cs="Calibri Light"/>
            <w:b w:val="0"/>
            <w:bCs w:val="0"/>
            <w:color w:val="000000" w:themeColor="text1"/>
            <w:u w:val="none"/>
            <w14:textFill>
              <w14:solidFill>
                <w14:schemeClr w14:val="tx1"/>
              </w14:solidFill>
            </w14:textFill>
          </w:rPr>
          <w:t>Used traditionally for telephone spying</w:t>
        </w:r>
      </w:ins>
    </w:p>
    <w:p w14:paraId="4F7C53AB">
      <w:pPr>
        <w:rPr>
          <w:ins w:id="132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26" w:author="Tejal Dalvi" w:date="2025-11-16T23:55:00Z">
        <w:r>
          <w:rPr>
            <w:rFonts w:hint="default" w:ascii="Calibri Light" w:hAnsi="Calibri Light" w:cs="Calibri Light"/>
            <w:b w:val="0"/>
            <w:bCs w:val="0"/>
            <w:color w:val="000000" w:themeColor="text1"/>
            <w:u w:val="none"/>
            <w14:textFill>
              <w14:solidFill>
                <w14:schemeClr w14:val="tx1"/>
              </w14:solidFill>
            </w14:textFill>
          </w:rPr>
          <w:t>✔ Example:</w:t>
        </w:r>
      </w:ins>
    </w:p>
    <w:p w14:paraId="6FA2A3F4">
      <w:pPr>
        <w:rPr>
          <w:ins w:id="132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28" w:author="Tejal Dalvi" w:date="2025-11-16T23:55:00Z">
        <w:r>
          <w:rPr>
            <w:rFonts w:hint="default" w:ascii="Calibri Light" w:hAnsi="Calibri Light" w:cs="Calibri Light"/>
            <w:b w:val="0"/>
            <w:bCs w:val="0"/>
            <w:color w:val="000000" w:themeColor="text1"/>
            <w:u w:val="none"/>
            <w14:textFill>
              <w14:solidFill>
                <w14:schemeClr w14:val="tx1"/>
              </w14:solidFill>
            </w14:textFill>
          </w:rPr>
          <w:t>Connecting a device to a telephone line to record calls.</w:t>
        </w:r>
      </w:ins>
    </w:p>
    <w:p w14:paraId="4D78C9DE">
      <w:pPr>
        <w:rPr>
          <w:ins w:id="132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30"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44" o:spt="1" style="height:1.5pt;width:0pt;" fillcolor="#A0A0A0" filled="t" stroked="f" coordsize="21600,21600" o:hr="t" o:hrstd="t" o:hralign="center">
              <v:path/>
              <v:fill on="t" focussize="0,0"/>
              <v:stroke on="f"/>
              <v:imagedata o:title=""/>
              <o:lock v:ext="edit"/>
              <w10:wrap type="none"/>
              <w10:anchorlock/>
            </v:rect>
          </w:pict>
        </w:r>
      </w:ins>
    </w:p>
    <w:p w14:paraId="2DE517CD">
      <w:pPr>
        <w:rPr>
          <w:ins w:id="133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33" w:author="Tejal Dalvi" w:date="2025-11-16T23:55:00Z">
        <w:r>
          <w:rPr>
            <w:rFonts w:hint="default" w:ascii="Calibri Light" w:hAnsi="Calibri Light" w:cs="Calibri Light"/>
            <w:b w:val="0"/>
            <w:bCs w:val="0"/>
            <w:color w:val="000000" w:themeColor="text1"/>
            <w:u w:val="none"/>
            <w14:textFill>
              <w14:solidFill>
                <w14:schemeClr w14:val="tx1"/>
              </w14:solidFill>
            </w14:textFill>
          </w:rPr>
          <w:t>🔹 6. Wireless Wiretapping</w:t>
        </w:r>
      </w:ins>
    </w:p>
    <w:p w14:paraId="48CED842">
      <w:pPr>
        <w:rPr>
          <w:ins w:id="133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35"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 intercepts wireless signals, such as:</w:t>
        </w:r>
      </w:ins>
    </w:p>
    <w:p w14:paraId="424B2C13">
      <w:pPr>
        <w:numPr>
          <w:ilvl w:val="0"/>
          <w:numId w:val="147"/>
        </w:numPr>
        <w:rPr>
          <w:ins w:id="133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37" w:author="Tejal Dalvi" w:date="2025-11-16T23:55:00Z">
        <w:r>
          <w:rPr>
            <w:rFonts w:hint="default" w:ascii="Calibri Light" w:hAnsi="Calibri Light" w:cs="Calibri Light"/>
            <w:b w:val="0"/>
            <w:bCs w:val="0"/>
            <w:color w:val="000000" w:themeColor="text1"/>
            <w:u w:val="none"/>
            <w14:textFill>
              <w14:solidFill>
                <w14:schemeClr w14:val="tx1"/>
              </w14:solidFill>
            </w14:textFill>
          </w:rPr>
          <w:t>Wi-Fi</w:t>
        </w:r>
      </w:ins>
    </w:p>
    <w:p w14:paraId="58E6B569">
      <w:pPr>
        <w:numPr>
          <w:ilvl w:val="0"/>
          <w:numId w:val="147"/>
        </w:numPr>
        <w:rPr>
          <w:ins w:id="133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39" w:author="Tejal Dalvi" w:date="2025-11-16T23:55:00Z">
        <w:r>
          <w:rPr>
            <w:rFonts w:hint="default" w:ascii="Calibri Light" w:hAnsi="Calibri Light" w:cs="Calibri Light"/>
            <w:b w:val="0"/>
            <w:bCs w:val="0"/>
            <w:color w:val="000000" w:themeColor="text1"/>
            <w:u w:val="none"/>
            <w14:textFill>
              <w14:solidFill>
                <w14:schemeClr w14:val="tx1"/>
              </w14:solidFill>
            </w14:textFill>
          </w:rPr>
          <w:t>Bluetooth</w:t>
        </w:r>
      </w:ins>
    </w:p>
    <w:p w14:paraId="25CA5530">
      <w:pPr>
        <w:numPr>
          <w:ilvl w:val="0"/>
          <w:numId w:val="147"/>
        </w:numPr>
        <w:rPr>
          <w:ins w:id="134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41" w:author="Tejal Dalvi" w:date="2025-11-16T23:55:00Z">
        <w:r>
          <w:rPr>
            <w:rFonts w:hint="default" w:ascii="Calibri Light" w:hAnsi="Calibri Light" w:cs="Calibri Light"/>
            <w:b w:val="0"/>
            <w:bCs w:val="0"/>
            <w:color w:val="000000" w:themeColor="text1"/>
            <w:u w:val="none"/>
            <w14:textFill>
              <w14:solidFill>
                <w14:schemeClr w14:val="tx1"/>
              </w14:solidFill>
            </w14:textFill>
          </w:rPr>
          <w:t>Radio signals</w:t>
        </w:r>
      </w:ins>
    </w:p>
    <w:p w14:paraId="5E32D652">
      <w:pPr>
        <w:numPr>
          <w:ilvl w:val="0"/>
          <w:numId w:val="147"/>
        </w:numPr>
        <w:rPr>
          <w:ins w:id="134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43" w:author="Tejal Dalvi" w:date="2025-11-16T23:55:00Z">
        <w:r>
          <w:rPr>
            <w:rFonts w:hint="default" w:ascii="Calibri Light" w:hAnsi="Calibri Light" w:cs="Calibri Light"/>
            <w:b w:val="0"/>
            <w:bCs w:val="0"/>
            <w:color w:val="000000" w:themeColor="text1"/>
            <w:u w:val="none"/>
            <w14:textFill>
              <w14:solidFill>
                <w14:schemeClr w14:val="tx1"/>
              </w14:solidFill>
            </w14:textFill>
          </w:rPr>
          <w:t>Mobile phone signals</w:t>
        </w:r>
      </w:ins>
    </w:p>
    <w:p w14:paraId="5F54F75B">
      <w:pPr>
        <w:rPr>
          <w:ins w:id="134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45" w:author="Tejal Dalvi" w:date="2025-11-16T23:55:00Z">
        <w:r>
          <w:rPr>
            <w:rFonts w:hint="default" w:ascii="Calibri Light" w:hAnsi="Calibri Light" w:cs="Calibri Light"/>
            <w:b w:val="0"/>
            <w:bCs w:val="0"/>
            <w:color w:val="000000" w:themeColor="text1"/>
            <w:u w:val="none"/>
            <w14:textFill>
              <w14:solidFill>
                <w14:schemeClr w14:val="tx1"/>
              </w14:solidFill>
            </w14:textFill>
          </w:rPr>
          <w:t>✔ Example:</w:t>
        </w:r>
      </w:ins>
    </w:p>
    <w:p w14:paraId="59A249A8">
      <w:pPr>
        <w:rPr>
          <w:ins w:id="134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47" w:author="Tejal Dalvi" w:date="2025-11-16T23:55:00Z">
        <w:r>
          <w:rPr>
            <w:rFonts w:hint="default" w:ascii="Calibri Light" w:hAnsi="Calibri Light" w:cs="Calibri Light"/>
            <w:b w:val="0"/>
            <w:bCs w:val="0"/>
            <w:color w:val="000000" w:themeColor="text1"/>
            <w:u w:val="none"/>
            <w14:textFill>
              <w14:solidFill>
                <w14:schemeClr w14:val="tx1"/>
              </w14:solidFill>
            </w14:textFill>
          </w:rPr>
          <w:t>Capturing Wi-Fi packets using tools like:</w:t>
        </w:r>
      </w:ins>
    </w:p>
    <w:p w14:paraId="41F08594">
      <w:pPr>
        <w:numPr>
          <w:ilvl w:val="0"/>
          <w:numId w:val="148"/>
        </w:numPr>
        <w:rPr>
          <w:ins w:id="134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49" w:author="Tejal Dalvi" w:date="2025-11-16T23:55:00Z">
        <w:r>
          <w:rPr>
            <w:rFonts w:hint="default" w:ascii="Calibri Light" w:hAnsi="Calibri Light" w:cs="Calibri Light"/>
            <w:b w:val="0"/>
            <w:bCs w:val="0"/>
            <w:color w:val="000000" w:themeColor="text1"/>
            <w:u w:val="none"/>
            <w14:textFill>
              <w14:solidFill>
                <w14:schemeClr w14:val="tx1"/>
              </w14:solidFill>
            </w14:textFill>
          </w:rPr>
          <w:t>Wireshark</w:t>
        </w:r>
      </w:ins>
    </w:p>
    <w:p w14:paraId="4341468C">
      <w:pPr>
        <w:numPr>
          <w:ilvl w:val="0"/>
          <w:numId w:val="148"/>
        </w:numPr>
        <w:rPr>
          <w:ins w:id="135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51" w:author="Tejal Dalvi" w:date="2025-11-16T23:55:00Z">
        <w:r>
          <w:rPr>
            <w:rFonts w:hint="default" w:ascii="Calibri Light" w:hAnsi="Calibri Light" w:cs="Calibri Light"/>
            <w:b w:val="0"/>
            <w:bCs w:val="0"/>
            <w:color w:val="000000" w:themeColor="text1"/>
            <w:u w:val="none"/>
            <w14:textFill>
              <w14:solidFill>
                <w14:schemeClr w14:val="tx1"/>
              </w14:solidFill>
            </w14:textFill>
          </w:rPr>
          <w:t>Aircrack-ng</w:t>
        </w:r>
      </w:ins>
    </w:p>
    <w:p w14:paraId="3A3C4326">
      <w:pPr>
        <w:numPr>
          <w:ilvl w:val="0"/>
          <w:numId w:val="148"/>
        </w:numPr>
        <w:rPr>
          <w:ins w:id="135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53" w:author="Tejal Dalvi" w:date="2025-11-16T23:55:00Z">
        <w:r>
          <w:rPr>
            <w:rFonts w:hint="default" w:ascii="Calibri Light" w:hAnsi="Calibri Light" w:cs="Calibri Light"/>
            <w:b w:val="0"/>
            <w:bCs w:val="0"/>
            <w:color w:val="000000" w:themeColor="text1"/>
            <w:u w:val="none"/>
            <w14:textFill>
              <w14:solidFill>
                <w14:schemeClr w14:val="tx1"/>
              </w14:solidFill>
            </w14:textFill>
          </w:rPr>
          <w:t>Kismet</w:t>
        </w:r>
      </w:ins>
    </w:p>
    <w:p w14:paraId="34E8DDED">
      <w:pPr>
        <w:rPr>
          <w:ins w:id="135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55" w:author="Tejal Dalvi" w:date="2025-11-16T23:55:00Z">
        <w:r>
          <w:rPr>
            <w:rFonts w:hint="default" w:ascii="Calibri Light" w:hAnsi="Calibri Light" w:cs="Calibri Light"/>
            <w:b w:val="0"/>
            <w:bCs w:val="0"/>
            <w:color w:val="000000" w:themeColor="text1"/>
            <w:u w:val="none"/>
            <w14:textFill>
              <w14:solidFill>
                <w14:schemeClr w14:val="tx1"/>
              </w14:solidFill>
            </w14:textFill>
          </w:rPr>
          <w:t>✔ Real-world instance:</w:t>
        </w:r>
      </w:ins>
    </w:p>
    <w:p w14:paraId="64968DC2">
      <w:pPr>
        <w:rPr>
          <w:ins w:id="135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57" w:author="Tejal Dalvi" w:date="2025-11-16T23:55:00Z">
        <w:r>
          <w:rPr>
            <w:rFonts w:hint="default" w:ascii="Calibri Light" w:hAnsi="Calibri Light" w:cs="Calibri Light"/>
            <w:b w:val="0"/>
            <w:bCs w:val="0"/>
            <w:color w:val="000000" w:themeColor="text1"/>
            <w:u w:val="none"/>
            <w14:textFill>
              <w14:solidFill>
                <w14:schemeClr w14:val="tx1"/>
              </w14:solidFill>
            </w14:textFill>
          </w:rPr>
          <w:t>Hacking into unencrypted Wi-Fi networks to access user communication.</w:t>
        </w:r>
      </w:ins>
    </w:p>
    <w:p w14:paraId="7EC9424F">
      <w:pPr>
        <w:rPr>
          <w:ins w:id="135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59" w:author="Tejal Dalvi" w:date="2025-11-16T23:55:00Z">
        <w:r>
          <w:rPr>
            <w:rFonts w:hint="default" w:ascii="Calibri Light" w:hAnsi="Calibri Light" w:cs="Calibri Light"/>
            <w:b w:val="0"/>
            <w:bCs w:val="0"/>
            <w:color w:val="000000" w:themeColor="text1"/>
            <w:u w:val="none"/>
            <w14:textFill>
              <w14:solidFill>
                <w14:schemeClr w14:val="tx1"/>
              </w14:solidFill>
            </w14:textFill>
          </w:rPr>
          <w:t>10. Software Wiretapping (Spyware)</w:t>
        </w:r>
      </w:ins>
    </w:p>
    <w:p w14:paraId="0A01D40D">
      <w:pPr>
        <w:rPr>
          <w:ins w:id="136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61" w:author="Tejal Dalvi" w:date="2025-11-16T23:55:00Z">
        <w:r>
          <w:rPr>
            <w:rFonts w:hint="default" w:ascii="Calibri Light" w:hAnsi="Calibri Light" w:cs="Calibri Light"/>
            <w:b w:val="0"/>
            <w:bCs w:val="0"/>
            <w:color w:val="000000" w:themeColor="text1"/>
            <w:u w:val="none"/>
            <w14:textFill>
              <w14:solidFill>
                <w14:schemeClr w14:val="tx1"/>
              </w14:solidFill>
            </w14:textFill>
          </w:rPr>
          <w:t>Malicious software captures:</w:t>
        </w:r>
      </w:ins>
    </w:p>
    <w:p w14:paraId="0330BA3D">
      <w:pPr>
        <w:numPr>
          <w:ilvl w:val="0"/>
          <w:numId w:val="149"/>
        </w:numPr>
        <w:rPr>
          <w:ins w:id="136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63" w:author="Tejal Dalvi" w:date="2025-11-16T23:55:00Z">
        <w:r>
          <w:rPr>
            <w:rFonts w:hint="default" w:ascii="Calibri Light" w:hAnsi="Calibri Light" w:cs="Calibri Light"/>
            <w:b w:val="0"/>
            <w:bCs w:val="0"/>
            <w:color w:val="000000" w:themeColor="text1"/>
            <w:u w:val="none"/>
            <w14:textFill>
              <w14:solidFill>
                <w14:schemeClr w14:val="tx1"/>
              </w14:solidFill>
            </w14:textFill>
          </w:rPr>
          <w:t>Calls</w:t>
        </w:r>
      </w:ins>
    </w:p>
    <w:p w14:paraId="7F655C85">
      <w:pPr>
        <w:numPr>
          <w:ilvl w:val="0"/>
          <w:numId w:val="149"/>
        </w:numPr>
        <w:rPr>
          <w:ins w:id="136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65" w:author="Tejal Dalvi" w:date="2025-11-16T23:55:00Z">
        <w:r>
          <w:rPr>
            <w:rFonts w:hint="default" w:ascii="Calibri Light" w:hAnsi="Calibri Light" w:cs="Calibri Light"/>
            <w:b w:val="0"/>
            <w:bCs w:val="0"/>
            <w:color w:val="000000" w:themeColor="text1"/>
            <w:u w:val="none"/>
            <w14:textFill>
              <w14:solidFill>
                <w14:schemeClr w14:val="tx1"/>
              </w14:solidFill>
            </w14:textFill>
          </w:rPr>
          <w:t>Messages</w:t>
        </w:r>
      </w:ins>
    </w:p>
    <w:p w14:paraId="6E9B5A85">
      <w:pPr>
        <w:numPr>
          <w:ilvl w:val="0"/>
          <w:numId w:val="149"/>
        </w:numPr>
        <w:rPr>
          <w:ins w:id="136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67" w:author="Tejal Dalvi" w:date="2025-11-16T23:55:00Z">
        <w:r>
          <w:rPr>
            <w:rFonts w:hint="default" w:ascii="Calibri Light" w:hAnsi="Calibri Light" w:cs="Calibri Light"/>
            <w:b w:val="0"/>
            <w:bCs w:val="0"/>
            <w:color w:val="000000" w:themeColor="text1"/>
            <w:u w:val="none"/>
            <w14:textFill>
              <w14:solidFill>
                <w14:schemeClr w14:val="tx1"/>
              </w14:solidFill>
            </w14:textFill>
          </w:rPr>
          <w:t>Screenshots</w:t>
        </w:r>
      </w:ins>
    </w:p>
    <w:p w14:paraId="58EC88FD">
      <w:pPr>
        <w:numPr>
          <w:ilvl w:val="0"/>
          <w:numId w:val="149"/>
        </w:numPr>
        <w:rPr>
          <w:ins w:id="136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69" w:author="Tejal Dalvi" w:date="2025-11-16T23:55:00Z">
        <w:r>
          <w:rPr>
            <w:rFonts w:hint="default" w:ascii="Calibri Light" w:hAnsi="Calibri Light" w:cs="Calibri Light"/>
            <w:b w:val="0"/>
            <w:bCs w:val="0"/>
            <w:color w:val="000000" w:themeColor="text1"/>
            <w:u w:val="none"/>
            <w14:textFill>
              <w14:solidFill>
                <w14:schemeClr w14:val="tx1"/>
              </w14:solidFill>
            </w14:textFill>
          </w:rPr>
          <w:t>Browser activity</w:t>
        </w:r>
      </w:ins>
    </w:p>
    <w:p w14:paraId="055048AD">
      <w:pPr>
        <w:rPr>
          <w:ins w:id="137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71" w:author="Tejal Dalvi" w:date="2025-11-16T23:55:00Z">
        <w:r>
          <w:rPr>
            <w:rFonts w:hint="default" w:ascii="Calibri Light" w:hAnsi="Calibri Light" w:cs="Calibri Light"/>
            <w:b w:val="0"/>
            <w:bCs w:val="0"/>
            <w:color w:val="000000" w:themeColor="text1"/>
            <w:u w:val="none"/>
            <w14:textFill>
              <w14:solidFill>
                <w14:schemeClr w14:val="tx1"/>
              </w14:solidFill>
            </w14:textFill>
          </w:rPr>
          <w:t>✔ Example:</w:t>
        </w:r>
      </w:ins>
    </w:p>
    <w:p w14:paraId="7400C480">
      <w:pPr>
        <w:rPr>
          <w:ins w:id="137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73" w:author="Tejal Dalvi" w:date="2025-11-16T23:55:00Z">
        <w:r>
          <w:rPr>
            <w:rFonts w:hint="default" w:ascii="Calibri Light" w:hAnsi="Calibri Light" w:cs="Calibri Light"/>
            <w:b w:val="0"/>
            <w:bCs w:val="0"/>
            <w:color w:val="000000" w:themeColor="text1"/>
            <w:u w:val="none"/>
            <w14:textFill>
              <w14:solidFill>
                <w14:schemeClr w14:val="tx1"/>
              </w14:solidFill>
            </w14:textFill>
          </w:rPr>
          <w:t>Spy apps installed on phones to read WhatsApp chats.</w:t>
        </w:r>
      </w:ins>
    </w:p>
    <w:p w14:paraId="5C7F506B">
      <w:pPr>
        <w:rPr>
          <w:ins w:id="1374" w:author="Tejal Dalvi" w:date="2025-11-16T23:55:00Z"/>
          <w:rFonts w:hint="default" w:ascii="Calibri Light" w:hAnsi="Calibri Light" w:cs="Calibri Light"/>
          <w:b w:val="0"/>
          <w:bCs w:val="0"/>
          <w:color w:val="000000" w:themeColor="text1"/>
          <w:u w:val="none"/>
          <w:lang w:val="en-US"/>
          <w14:textFill>
            <w14:solidFill>
              <w14:schemeClr w14:val="tx1"/>
            </w14:solidFill>
          </w14:textFill>
        </w:rPr>
      </w:pPr>
    </w:p>
    <w:p w14:paraId="1B3D04B2">
      <w:pPr>
        <w:rPr>
          <w:ins w:id="1375" w:author="Tejal Dalvi" w:date="2025-11-16T23:55:00Z"/>
          <w:rFonts w:hint="default" w:ascii="Calibri Light" w:hAnsi="Calibri Light" w:cs="Calibri Light"/>
          <w:b w:val="0"/>
          <w:bCs w:val="0"/>
          <w:color w:val="000000" w:themeColor="text1"/>
          <w:u w:val="none"/>
          <w:lang w:val="en-US"/>
          <w14:textFill>
            <w14:solidFill>
              <w14:schemeClr w14:val="tx1"/>
            </w14:solidFill>
          </w14:textFill>
        </w:rPr>
      </w:pPr>
    </w:p>
    <w:p w14:paraId="0EE9E2C1">
      <w:pPr>
        <w:rPr>
          <w:rFonts w:hint="default" w:ascii="Calibri Light" w:hAnsi="Calibri Light" w:cs="Calibri Light"/>
          <w:b w:val="0"/>
          <w:bCs w:val="0"/>
          <w:color w:val="000000" w:themeColor="text1"/>
          <w:u w:val="none"/>
          <w:lang w:val="en-IN"/>
          <w14:textFill>
            <w14:solidFill>
              <w14:schemeClr w14:val="tx1"/>
            </w14:solidFill>
          </w14:textFill>
        </w:rPr>
      </w:pPr>
      <w:r>
        <w:rPr>
          <w:rFonts w:hint="default" w:ascii="Calibri Light" w:hAnsi="Calibri Light" w:cs="Calibri Light"/>
          <w:b w:val="0"/>
          <w:bCs w:val="0"/>
          <w:color w:val="000000" w:themeColor="text1"/>
          <w:u w:val="none"/>
          <w:lang w:val="en-IN"/>
          <w14:textFill>
            <w14:solidFill>
              <w14:schemeClr w14:val="tx1"/>
            </w14:solidFill>
          </w14:textFill>
        </w:rPr>
        <w:t>Unit</w:t>
      </w:r>
      <w:ins w:id="1376" w:author="WPS_1709743493" w:date="2025-11-16T23:55:00Z">
        <w:r>
          <w:rPr>
            <w:rFonts w:hint="default" w:ascii="Calibri Light" w:hAnsi="Calibri Light" w:cs="Calibri Light"/>
            <w:b w:val="0"/>
            <w:bCs w:val="0"/>
            <w:color w:val="000000" w:themeColor="text1"/>
            <w:sz w:val="28"/>
            <w:szCs w:val="28"/>
            <w:u w:val="none"/>
            <w14:textFill>
              <w14:solidFill>
                <w14:schemeClr w14:val="tx1"/>
              </w14:solidFill>
            </w14:textFill>
          </w:rPr>
          <w:t xml:space="preserve"> </w:t>
        </w:r>
      </w:ins>
      <w:r>
        <w:rPr>
          <w:rFonts w:hint="default" w:ascii="Calibri Light" w:hAnsi="Calibri Light" w:cs="Calibri Light"/>
          <w:b w:val="0"/>
          <w:bCs w:val="0"/>
          <w:color w:val="000000" w:themeColor="text1"/>
          <w:u w:val="none"/>
          <w:lang w:val="en-IN"/>
          <w14:textFill>
            <w14:solidFill>
              <w14:schemeClr w14:val="tx1"/>
            </w14:solidFill>
          </w14:textFill>
        </w:rPr>
        <w:t>-4</w:t>
      </w:r>
    </w:p>
    <w:p w14:paraId="3DACC188">
      <w:pPr>
        <w:rPr>
          <w:rFonts w:hint="default" w:ascii="Calibri Light" w:hAnsi="Calibri Light" w:cs="Calibri Light"/>
          <w:b w:val="0"/>
          <w:bCs w:val="0"/>
          <w:color w:val="000000" w:themeColor="text1"/>
          <w:u w:val="none"/>
          <w:lang w:val="en-IN"/>
          <w14:textFill>
            <w14:solidFill>
              <w14:schemeClr w14:val="tx1"/>
            </w14:solidFill>
          </w14:textFill>
        </w:rPr>
      </w:pPr>
      <w:ins w:id="1377"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t>q)</w:t>
        </w:r>
      </w:ins>
      <w:ins w:id="1378" w:author="Tejal Dalvi" w:date="2025-11-16T23:55:00Z">
        <w:r>
          <w:rPr>
            <w:rFonts w:hint="default" w:ascii="Calibri Light" w:hAnsi="Calibri Light" w:cs="Calibri Light"/>
            <w:b w:val="0"/>
            <w:bCs w:val="0"/>
            <w:color w:val="000000" w:themeColor="text1"/>
            <w:u w:val="none"/>
            <w14:textFill>
              <w14:solidFill>
                <w14:schemeClr w14:val="tx1"/>
              </w14:solidFill>
            </w14:textFill>
          </w:rPr>
          <w:t xml:space="preserve"> </w:t>
        </w:r>
      </w:ins>
      <w:r>
        <w:rPr>
          <w:rFonts w:hint="default" w:ascii="Calibri Light" w:hAnsi="Calibri Light" w:cs="Calibri Light"/>
          <w:b w:val="0"/>
          <w:bCs w:val="0"/>
          <w:color w:val="000000" w:themeColor="text1"/>
          <w:u w:val="none"/>
          <w14:textFill>
            <w14:solidFill>
              <w14:schemeClr w14:val="tx1"/>
            </w14:solidFill>
          </w14:textFill>
        </w:rPr>
        <w:t>what is worms virus and trojans . and its types each 3</w:t>
      </w:r>
    </w:p>
    <w:p w14:paraId="278959D2">
      <w:pPr>
        <w:rPr>
          <w:ins w:id="137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80"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t>-&gt;</w:t>
        </w:r>
      </w:ins>
      <w:ins w:id="1381" w:author="Tejal Dalvi" w:date="2025-11-16T23:55:00Z">
        <w:r>
          <w:rPr>
            <w:rFonts w:hint="default" w:ascii="Calibri Light" w:hAnsi="Calibri Light" w:cs="Calibri Light"/>
            <w:b w:val="0"/>
            <w:bCs w:val="0"/>
            <w:color w:val="000000" w:themeColor="text1"/>
            <w:u w:val="none"/>
            <w14:textFill>
              <w14:solidFill>
                <w14:schemeClr w14:val="tx1"/>
              </w14:solidFill>
            </w14:textFill>
          </w:rPr>
          <w:t>Computer Virus</w:t>
        </w:r>
      </w:ins>
    </w:p>
    <w:p w14:paraId="5B4797D7">
      <w:pPr>
        <w:rPr>
          <w:ins w:id="138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83" w:author="Tejal Dalvi" w:date="2025-11-16T23:55:00Z">
        <w:r>
          <w:rPr>
            <w:rFonts w:hint="default" w:ascii="Calibri Light" w:hAnsi="Calibri Light" w:cs="Calibri Light"/>
            <w:b w:val="0"/>
            <w:bCs w:val="0"/>
            <w:color w:val="000000" w:themeColor="text1"/>
            <w:u w:val="none"/>
            <w14:textFill>
              <w14:solidFill>
                <w14:schemeClr w14:val="tx1"/>
              </w14:solidFill>
            </w14:textFill>
          </w:rPr>
          <w:t>A virus is malicious code that attaches itself to a legitimate program or file. It needs human action, such as running an infected program, to activate and spread. Once executed, it can corrupt, modify, or delete data, and often aims to replicate itself to other programs or systems.​</w:t>
        </w:r>
      </w:ins>
    </w:p>
    <w:p w14:paraId="6499090A">
      <w:pPr>
        <w:rPr>
          <w:ins w:id="138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85" w:author="Tejal Dalvi" w:date="2025-11-16T23:55:00Z">
        <w:r>
          <w:rPr>
            <w:rFonts w:hint="default" w:ascii="Calibri Light" w:hAnsi="Calibri Light" w:cs="Calibri Light"/>
            <w:b w:val="0"/>
            <w:bCs w:val="0"/>
            <w:color w:val="000000" w:themeColor="text1"/>
            <w:u w:val="none"/>
            <w14:textFill>
              <w14:solidFill>
                <w14:schemeClr w14:val="tx1"/>
              </w14:solidFill>
            </w14:textFill>
          </w:rPr>
          <w:t>Three Common Types of Viruses</w:t>
        </w:r>
      </w:ins>
    </w:p>
    <w:p w14:paraId="5DFCC116">
      <w:pPr>
        <w:numPr>
          <w:ilvl w:val="0"/>
          <w:numId w:val="150"/>
        </w:numPr>
        <w:rPr>
          <w:ins w:id="138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87" w:author="Tejal Dalvi" w:date="2025-11-16T23:55:00Z">
        <w:r>
          <w:rPr>
            <w:rFonts w:hint="default" w:ascii="Calibri Light" w:hAnsi="Calibri Light" w:cs="Calibri Light"/>
            <w:b w:val="0"/>
            <w:bCs w:val="0"/>
            <w:color w:val="000000" w:themeColor="text1"/>
            <w:u w:val="none"/>
            <w14:textFill>
              <w14:solidFill>
                <w14:schemeClr w14:val="tx1"/>
              </w14:solidFill>
            </w14:textFill>
          </w:rPr>
          <w:t>File infector virus: Attaches to executable files and spreads when the program runs.​</w:t>
        </w:r>
      </w:ins>
    </w:p>
    <w:p w14:paraId="44885DE1">
      <w:pPr>
        <w:numPr>
          <w:ilvl w:val="0"/>
          <w:numId w:val="150"/>
        </w:numPr>
        <w:rPr>
          <w:ins w:id="138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89" w:author="Tejal Dalvi" w:date="2025-11-16T23:55:00Z">
        <w:r>
          <w:rPr>
            <w:rFonts w:hint="default" w:ascii="Calibri Light" w:hAnsi="Calibri Light" w:cs="Calibri Light"/>
            <w:b w:val="0"/>
            <w:bCs w:val="0"/>
            <w:color w:val="000000" w:themeColor="text1"/>
            <w:u w:val="none"/>
            <w14:textFill>
              <w14:solidFill>
                <w14:schemeClr w14:val="tx1"/>
              </w14:solidFill>
            </w14:textFill>
          </w:rPr>
          <w:t>Macro virus: Embedded in documents and spreads when the document is opened, especially via office applications.​</w:t>
        </w:r>
      </w:ins>
    </w:p>
    <w:p w14:paraId="3E86685D">
      <w:pPr>
        <w:numPr>
          <w:ilvl w:val="0"/>
          <w:numId w:val="150"/>
        </w:numPr>
        <w:rPr>
          <w:ins w:id="139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91" w:author="Tejal Dalvi" w:date="2025-11-16T23:55:00Z">
        <w:r>
          <w:rPr>
            <w:rFonts w:hint="default" w:ascii="Calibri Light" w:hAnsi="Calibri Light" w:cs="Calibri Light"/>
            <w:b w:val="0"/>
            <w:bCs w:val="0"/>
            <w:color w:val="000000" w:themeColor="text1"/>
            <w:u w:val="none"/>
            <w14:textFill>
              <w14:solidFill>
                <w14:schemeClr w14:val="tx1"/>
              </w14:solidFill>
            </w14:textFill>
          </w:rPr>
          <w:t>Boot sector virus: Infects the master boot record or system areas crucial for startup.​</w:t>
        </w:r>
      </w:ins>
    </w:p>
    <w:p w14:paraId="455E99A4">
      <w:pPr>
        <w:rPr>
          <w:ins w:id="139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93" w:author="Tejal Dalvi" w:date="2025-11-16T23:55:00Z">
        <w:r>
          <w:rPr>
            <w:rFonts w:hint="default" w:ascii="Calibri Light" w:hAnsi="Calibri Light" w:cs="Calibri Light"/>
            <w:b w:val="0"/>
            <w:bCs w:val="0"/>
            <w:color w:val="000000" w:themeColor="text1"/>
            <w:u w:val="none"/>
            <w14:textFill>
              <w14:solidFill>
                <w14:schemeClr w14:val="tx1"/>
              </w14:solidFill>
            </w14:textFill>
          </w:rPr>
          <w:t>Worm</w:t>
        </w:r>
      </w:ins>
    </w:p>
    <w:p w14:paraId="59390AF5">
      <w:pPr>
        <w:rPr>
          <w:ins w:id="139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95" w:author="Tejal Dalvi" w:date="2025-11-16T23:55:00Z">
        <w:r>
          <w:rPr>
            <w:rFonts w:hint="default" w:ascii="Calibri Light" w:hAnsi="Calibri Light" w:cs="Calibri Light"/>
            <w:b w:val="0"/>
            <w:bCs w:val="0"/>
            <w:color w:val="000000" w:themeColor="text1"/>
            <w:u w:val="none"/>
            <w14:textFill>
              <w14:solidFill>
                <w14:schemeClr w14:val="tx1"/>
              </w14:solidFill>
            </w14:textFill>
          </w:rPr>
          <w:t>A worm is a standalone software that automatically replicates and spreads across networks or systems without attaching itself to other programs or requiring user action. Worms typically exploit vulnerabilities to travel rapidly, consume network resources, slow down systems, and potentially deliver other forms of malware.​</w:t>
        </w:r>
      </w:ins>
    </w:p>
    <w:p w14:paraId="7C6645CC">
      <w:pPr>
        <w:rPr>
          <w:ins w:id="139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97" w:author="Tejal Dalvi" w:date="2025-11-16T23:55:00Z">
        <w:r>
          <w:rPr>
            <w:rFonts w:hint="default" w:ascii="Calibri Light" w:hAnsi="Calibri Light" w:cs="Calibri Light"/>
            <w:b w:val="0"/>
            <w:bCs w:val="0"/>
            <w:color w:val="000000" w:themeColor="text1"/>
            <w:u w:val="none"/>
            <w14:textFill>
              <w14:solidFill>
                <w14:schemeClr w14:val="tx1"/>
              </w14:solidFill>
            </w14:textFill>
          </w:rPr>
          <w:t>Three Common Types of Worms</w:t>
        </w:r>
      </w:ins>
    </w:p>
    <w:p w14:paraId="7A90996B">
      <w:pPr>
        <w:numPr>
          <w:ilvl w:val="0"/>
          <w:numId w:val="151"/>
        </w:numPr>
        <w:rPr>
          <w:ins w:id="139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399" w:author="Tejal Dalvi" w:date="2025-11-16T23:55:00Z">
        <w:r>
          <w:rPr>
            <w:rFonts w:hint="default" w:ascii="Calibri Light" w:hAnsi="Calibri Light" w:cs="Calibri Light"/>
            <w:b w:val="0"/>
            <w:bCs w:val="0"/>
            <w:color w:val="000000" w:themeColor="text1"/>
            <w:u w:val="none"/>
            <w14:textFill>
              <w14:solidFill>
                <w14:schemeClr w14:val="tx1"/>
              </w14:solidFill>
            </w14:textFill>
          </w:rPr>
          <w:t>Email worm: Spreads by sending itself via email to contacts in the infected machine.​</w:t>
        </w:r>
      </w:ins>
    </w:p>
    <w:p w14:paraId="185A96E2">
      <w:pPr>
        <w:numPr>
          <w:ilvl w:val="0"/>
          <w:numId w:val="151"/>
        </w:numPr>
        <w:rPr>
          <w:ins w:id="140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01" w:author="Tejal Dalvi" w:date="2025-11-16T23:55:00Z">
        <w:r>
          <w:rPr>
            <w:rFonts w:hint="default" w:ascii="Calibri Light" w:hAnsi="Calibri Light" w:cs="Calibri Light"/>
            <w:b w:val="0"/>
            <w:bCs w:val="0"/>
            <w:color w:val="000000" w:themeColor="text1"/>
            <w:u w:val="none"/>
            <w14:textFill>
              <w14:solidFill>
                <w14:schemeClr w14:val="tx1"/>
              </w14:solidFill>
            </w14:textFill>
          </w:rPr>
          <w:t>Internet worm: Propagates by exploiting network vulnerabilities in operating systems and applications.​</w:t>
        </w:r>
      </w:ins>
    </w:p>
    <w:p w14:paraId="665B1D10">
      <w:pPr>
        <w:numPr>
          <w:ilvl w:val="0"/>
          <w:numId w:val="151"/>
        </w:numPr>
        <w:rPr>
          <w:ins w:id="140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03" w:author="Tejal Dalvi" w:date="2025-11-16T23:55:00Z">
        <w:r>
          <w:rPr>
            <w:rFonts w:hint="default" w:ascii="Calibri Light" w:hAnsi="Calibri Light" w:cs="Calibri Light"/>
            <w:b w:val="0"/>
            <w:bCs w:val="0"/>
            <w:color w:val="000000" w:themeColor="text1"/>
            <w:u w:val="none"/>
            <w14:textFill>
              <w14:solidFill>
                <w14:schemeClr w14:val="tx1"/>
              </w14:solidFill>
            </w14:textFill>
          </w:rPr>
          <w:t>Instant messaging (IM) worm: Spreads through instant messaging platforms by sending malicious links or files to contacts.​</w:t>
        </w:r>
      </w:ins>
    </w:p>
    <w:p w14:paraId="5076DB28">
      <w:pPr>
        <w:rPr>
          <w:ins w:id="140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05" w:author="Tejal Dalvi" w:date="2025-11-16T23:55:00Z">
        <w:r>
          <w:rPr>
            <w:rFonts w:hint="default" w:ascii="Calibri Light" w:hAnsi="Calibri Light" w:cs="Calibri Light"/>
            <w:b w:val="0"/>
            <w:bCs w:val="0"/>
            <w:color w:val="000000" w:themeColor="text1"/>
            <w:u w:val="none"/>
            <w14:textFill>
              <w14:solidFill>
                <w14:schemeClr w14:val="tx1"/>
              </w14:solidFill>
            </w14:textFill>
          </w:rPr>
          <w:t>Trojan Horse (Trojan)</w:t>
        </w:r>
      </w:ins>
    </w:p>
    <w:p w14:paraId="7AC28065">
      <w:pPr>
        <w:rPr>
          <w:ins w:id="140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07" w:author="Tejal Dalvi" w:date="2025-11-16T23:55:00Z">
        <w:r>
          <w:rPr>
            <w:rFonts w:hint="default" w:ascii="Calibri Light" w:hAnsi="Calibri Light" w:cs="Calibri Light"/>
            <w:b w:val="0"/>
            <w:bCs w:val="0"/>
            <w:color w:val="000000" w:themeColor="text1"/>
            <w:u w:val="none"/>
            <w14:textFill>
              <w14:solidFill>
                <w14:schemeClr w14:val="tx1"/>
              </w14:solidFill>
            </w14:textFill>
          </w:rPr>
          <w:t>A Trojan disguises itself as a legitimate program to deceive users into installing it, but it does not replicate by itself. Once inside, it gives attackers unauthorized access, steals data, destroys information, or installs additional malware.​</w:t>
        </w:r>
      </w:ins>
    </w:p>
    <w:p w14:paraId="12C48DFE">
      <w:pPr>
        <w:rPr>
          <w:ins w:id="140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09" w:author="Tejal Dalvi" w:date="2025-11-16T23:55:00Z">
        <w:r>
          <w:rPr>
            <w:rFonts w:hint="default" w:ascii="Calibri Light" w:hAnsi="Calibri Light" w:cs="Calibri Light"/>
            <w:b w:val="0"/>
            <w:bCs w:val="0"/>
            <w:color w:val="000000" w:themeColor="text1"/>
            <w:u w:val="none"/>
            <w14:textFill>
              <w14:solidFill>
                <w14:schemeClr w14:val="tx1"/>
              </w14:solidFill>
            </w14:textFill>
          </w:rPr>
          <w:t>Three Common Types of Trojans</w:t>
        </w:r>
      </w:ins>
    </w:p>
    <w:p w14:paraId="198800F3">
      <w:pPr>
        <w:numPr>
          <w:ilvl w:val="0"/>
          <w:numId w:val="152"/>
        </w:numPr>
        <w:rPr>
          <w:ins w:id="141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11" w:author="Tejal Dalvi" w:date="2025-11-16T23:55:00Z">
        <w:r>
          <w:rPr>
            <w:rFonts w:hint="default" w:ascii="Calibri Light" w:hAnsi="Calibri Light" w:cs="Calibri Light"/>
            <w:b w:val="0"/>
            <w:bCs w:val="0"/>
            <w:color w:val="000000" w:themeColor="text1"/>
            <w:u w:val="none"/>
            <w14:textFill>
              <w14:solidFill>
                <w14:schemeClr w14:val="tx1"/>
              </w14:solidFill>
            </w14:textFill>
          </w:rPr>
          <w:t>Backdoor Trojan: Opens a “backdoor” for remote attackers, allowing full control over the infected system.​</w:t>
        </w:r>
      </w:ins>
    </w:p>
    <w:p w14:paraId="11991C2F">
      <w:pPr>
        <w:numPr>
          <w:ilvl w:val="0"/>
          <w:numId w:val="152"/>
        </w:numPr>
        <w:rPr>
          <w:ins w:id="141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13" w:author="Tejal Dalvi" w:date="2025-11-16T23:55:00Z">
        <w:r>
          <w:rPr>
            <w:rFonts w:hint="default" w:ascii="Calibri Light" w:hAnsi="Calibri Light" w:cs="Calibri Light"/>
            <w:b w:val="0"/>
            <w:bCs w:val="0"/>
            <w:color w:val="000000" w:themeColor="text1"/>
            <w:u w:val="none"/>
            <w14:textFill>
              <w14:solidFill>
                <w14:schemeClr w14:val="tx1"/>
              </w14:solidFill>
            </w14:textFill>
          </w:rPr>
          <w:t>Downloader Trojan: Downloads and installs additional, often more harmful, malware onto the compromised system.​</w:t>
        </w:r>
      </w:ins>
    </w:p>
    <w:p w14:paraId="39DAE980">
      <w:pPr>
        <w:numPr>
          <w:ilvl w:val="0"/>
          <w:numId w:val="152"/>
        </w:numPr>
        <w:rPr>
          <w:ins w:id="141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15" w:author="Tejal Dalvi" w:date="2025-11-16T23:55:00Z">
        <w:r>
          <w:rPr>
            <w:rFonts w:hint="default" w:ascii="Calibri Light" w:hAnsi="Calibri Light" w:cs="Calibri Light"/>
            <w:b w:val="0"/>
            <w:bCs w:val="0"/>
            <w:color w:val="000000" w:themeColor="text1"/>
            <w:u w:val="none"/>
            <w14:textFill>
              <w14:solidFill>
                <w14:schemeClr w14:val="tx1"/>
              </w14:solidFill>
            </w14:textFill>
          </w:rPr>
          <w:t>Banking Trojan: Specifically targets and steals personal financial information, like online banking credentials.</w:t>
        </w:r>
      </w:ins>
    </w:p>
    <w:p w14:paraId="1E3CB6B5">
      <w:pPr>
        <w:rPr>
          <w:ins w:id="1416" w:author="Tejal Dalvi" w:date="2025-11-16T23:55:00Z"/>
          <w:rFonts w:hint="default" w:ascii="Calibri Light" w:hAnsi="Calibri Light" w:cs="Calibri Light"/>
          <w:b w:val="0"/>
          <w:bCs w:val="0"/>
          <w:color w:val="000000" w:themeColor="text1"/>
          <w:u w:val="none"/>
          <w14:textFill>
            <w14:solidFill>
              <w14:schemeClr w14:val="tx1"/>
            </w14:solidFill>
          </w14:textFill>
        </w:rPr>
      </w:pPr>
    </w:p>
    <w:p w14:paraId="1A3A041D">
      <w:pPr>
        <w:rPr>
          <w:ins w:id="141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18" w:author="Tejal Dalvi" w:date="2025-11-16T23:55:00Z">
        <w:r>
          <w:rPr>
            <w:rFonts w:hint="default" w:ascii="Calibri Light" w:hAnsi="Calibri Light" w:cs="Calibri Light"/>
            <w:b w:val="0"/>
            <w:bCs w:val="0"/>
            <w:color w:val="000000" w:themeColor="text1"/>
            <w:u w:val="none"/>
            <w14:textFill>
              <w14:solidFill>
                <w14:schemeClr w14:val="tx1"/>
              </w14:solidFill>
            </w14:textFill>
          </w:rPr>
          <w:t>Q) DoS and DDos in detail</w:t>
        </w:r>
      </w:ins>
    </w:p>
    <w:p w14:paraId="3EBC9584">
      <w:pPr>
        <w:rPr>
          <w:ins w:id="141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20" w:author="Tejal Dalvi" w:date="2025-11-16T23:55:00Z">
        <w:r>
          <w:rPr>
            <w:rFonts w:hint="default" w:ascii="Calibri Light" w:hAnsi="Calibri Light" w:cs="Calibri Light"/>
            <w:b w:val="0"/>
            <w:bCs w:val="0"/>
            <w:color w:val="000000" w:themeColor="text1"/>
            <w:u w:val="none"/>
            <w14:textFill>
              <w14:solidFill>
                <w14:schemeClr w14:val="tx1"/>
              </w14:solidFill>
            </w14:textFill>
          </w:rPr>
          <w:t>-&gt;A DoS (Denial of Service) attack is an attempt to make a system, server, network, or website unavailable to legitimate users by flooding it with excessive traffic or requests.</w:t>
        </w:r>
      </w:ins>
    </w:p>
    <w:p w14:paraId="63C0BFA5">
      <w:pPr>
        <w:rPr>
          <w:ins w:id="142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22" w:author="Tejal Dalvi" w:date="2025-11-16T23:55:00Z">
        <w:r>
          <w:rPr>
            <w:rFonts w:hint="default" w:ascii="Calibri Light" w:hAnsi="Calibri Light" w:cs="Calibri Light"/>
            <w:b w:val="0"/>
            <w:bCs w:val="0"/>
            <w:color w:val="000000" w:themeColor="text1"/>
            <w:u w:val="none"/>
            <w14:textFill>
              <w14:solidFill>
                <w14:schemeClr w14:val="tx1"/>
              </w14:solidFill>
            </w14:textFill>
          </w:rPr>
          <w:t>Key Points</w:t>
        </w:r>
      </w:ins>
    </w:p>
    <w:p w14:paraId="7484FCD9">
      <w:pPr>
        <w:numPr>
          <w:ilvl w:val="0"/>
          <w:numId w:val="153"/>
        </w:numPr>
        <w:rPr>
          <w:ins w:id="142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24"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 comes from a single source (one computer or one IP).</w:t>
        </w:r>
      </w:ins>
    </w:p>
    <w:p w14:paraId="2CE4FDDB">
      <w:pPr>
        <w:numPr>
          <w:ilvl w:val="0"/>
          <w:numId w:val="153"/>
        </w:numPr>
        <w:rPr>
          <w:ins w:id="142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26" w:author="Tejal Dalvi" w:date="2025-11-16T23:55:00Z">
        <w:r>
          <w:rPr>
            <w:rFonts w:hint="default" w:ascii="Calibri Light" w:hAnsi="Calibri Light" w:cs="Calibri Light"/>
            <w:b w:val="0"/>
            <w:bCs w:val="0"/>
            <w:color w:val="000000" w:themeColor="text1"/>
            <w:u w:val="none"/>
            <w14:textFill>
              <w14:solidFill>
                <w14:schemeClr w14:val="tx1"/>
              </w14:solidFill>
            </w14:textFill>
          </w:rPr>
          <w:t>Overloads the target’s resources (CPU, memory, bandwidth).</w:t>
        </w:r>
      </w:ins>
    </w:p>
    <w:p w14:paraId="67EB791F">
      <w:pPr>
        <w:numPr>
          <w:ilvl w:val="0"/>
          <w:numId w:val="153"/>
        </w:numPr>
        <w:rPr>
          <w:ins w:id="142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28" w:author="Tejal Dalvi" w:date="2025-11-16T23:55:00Z">
        <w:r>
          <w:rPr>
            <w:rFonts w:hint="default" w:ascii="Calibri Light" w:hAnsi="Calibri Light" w:cs="Calibri Light"/>
            <w:b w:val="0"/>
            <w:bCs w:val="0"/>
            <w:color w:val="000000" w:themeColor="text1"/>
            <w:u w:val="none"/>
            <w14:textFill>
              <w14:solidFill>
                <w14:schemeClr w14:val="tx1"/>
              </w14:solidFill>
            </w14:textFill>
          </w:rPr>
          <w:t>Causes slowdown or complete shutdown of services.</w:t>
        </w:r>
      </w:ins>
    </w:p>
    <w:p w14:paraId="4F928DCD">
      <w:pPr>
        <w:numPr>
          <w:ilvl w:val="0"/>
          <w:numId w:val="153"/>
        </w:numPr>
        <w:rPr>
          <w:ins w:id="142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30" w:author="Tejal Dalvi" w:date="2025-11-16T23:55:00Z">
        <w:r>
          <w:rPr>
            <w:rFonts w:hint="default" w:ascii="Calibri Light" w:hAnsi="Calibri Light" w:cs="Calibri Light"/>
            <w:b w:val="0"/>
            <w:bCs w:val="0"/>
            <w:color w:val="000000" w:themeColor="text1"/>
            <w:u w:val="none"/>
            <w14:textFill>
              <w14:solidFill>
                <w14:schemeClr w14:val="tx1"/>
              </w14:solidFill>
            </w14:textFill>
          </w:rPr>
          <w:t>Easier to trace and block compared to DDoS.</w:t>
        </w:r>
      </w:ins>
    </w:p>
    <w:p w14:paraId="4456CEC2">
      <w:pPr>
        <w:rPr>
          <w:ins w:id="143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32" w:author="Tejal Dalvi" w:date="2025-11-16T23:55:00Z">
        <w:r>
          <w:rPr>
            <w:rFonts w:hint="default" w:ascii="Calibri Light" w:hAnsi="Calibri Light" w:cs="Calibri Light"/>
            <w:b w:val="0"/>
            <w:bCs w:val="0"/>
            <w:color w:val="000000" w:themeColor="text1"/>
            <w:u w:val="none"/>
            <w14:textFill>
              <w14:solidFill>
                <w14:schemeClr w14:val="tx1"/>
              </w14:solidFill>
            </w14:textFill>
          </w:rPr>
          <w:t>How DoS Works</w:t>
        </w:r>
      </w:ins>
    </w:p>
    <w:p w14:paraId="5146C7C9">
      <w:pPr>
        <w:numPr>
          <w:ilvl w:val="0"/>
          <w:numId w:val="154"/>
        </w:numPr>
        <w:rPr>
          <w:ins w:id="143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34"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 sends a huge number of fake requests to a server.</w:t>
        </w:r>
      </w:ins>
    </w:p>
    <w:p w14:paraId="236B45A9">
      <w:pPr>
        <w:numPr>
          <w:ilvl w:val="0"/>
          <w:numId w:val="154"/>
        </w:numPr>
        <w:rPr>
          <w:ins w:id="143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36" w:author="Tejal Dalvi" w:date="2025-11-16T23:55:00Z">
        <w:r>
          <w:rPr>
            <w:rFonts w:hint="default" w:ascii="Calibri Light" w:hAnsi="Calibri Light" w:cs="Calibri Light"/>
            <w:b w:val="0"/>
            <w:bCs w:val="0"/>
            <w:color w:val="000000" w:themeColor="text1"/>
            <w:u w:val="none"/>
            <w14:textFill>
              <w14:solidFill>
                <w14:schemeClr w14:val="tx1"/>
              </w14:solidFill>
            </w14:textFill>
          </w:rPr>
          <w:t>Server becomes busy handling false requests.</w:t>
        </w:r>
      </w:ins>
    </w:p>
    <w:p w14:paraId="655C1D7D">
      <w:pPr>
        <w:numPr>
          <w:ilvl w:val="0"/>
          <w:numId w:val="154"/>
        </w:numPr>
        <w:rPr>
          <w:ins w:id="143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38" w:author="Tejal Dalvi" w:date="2025-11-16T23:55:00Z">
        <w:r>
          <w:rPr>
            <w:rFonts w:hint="default" w:ascii="Calibri Light" w:hAnsi="Calibri Light" w:cs="Calibri Light"/>
            <w:b w:val="0"/>
            <w:bCs w:val="0"/>
            <w:color w:val="000000" w:themeColor="text1"/>
            <w:u w:val="none"/>
            <w14:textFill>
              <w14:solidFill>
                <w14:schemeClr w14:val="tx1"/>
              </w14:solidFill>
            </w14:textFill>
          </w:rPr>
          <w:t>Legitimate users cannot access the service.</w:t>
        </w:r>
      </w:ins>
    </w:p>
    <w:p w14:paraId="19E42DFD">
      <w:pPr>
        <w:rPr>
          <w:ins w:id="143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40" w:author="Tejal Dalvi" w:date="2025-11-16T23:55:00Z">
        <w:r>
          <w:rPr>
            <w:rFonts w:hint="default" w:ascii="Calibri Light" w:hAnsi="Calibri Light" w:cs="Calibri Light"/>
            <w:b w:val="0"/>
            <w:bCs w:val="0"/>
            <w:color w:val="000000" w:themeColor="text1"/>
            <w:u w:val="none"/>
            <w14:textFill>
              <w14:solidFill>
                <w14:schemeClr w14:val="tx1"/>
              </w14:solidFill>
            </w14:textFill>
          </w:rPr>
          <w:t>What is a DDoS Attack (Distributed Denial of Service)?</w:t>
        </w:r>
      </w:ins>
    </w:p>
    <w:p w14:paraId="61C4F3C3">
      <w:pPr>
        <w:rPr>
          <w:ins w:id="144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42" w:author="Tejal Dalvi" w:date="2025-11-16T23:55:00Z">
        <w:r>
          <w:rPr>
            <w:rFonts w:hint="default" w:ascii="Calibri Light" w:hAnsi="Calibri Light" w:cs="Calibri Light"/>
            <w:b w:val="0"/>
            <w:bCs w:val="0"/>
            <w:color w:val="000000" w:themeColor="text1"/>
            <w:u w:val="none"/>
            <w14:textFill>
              <w14:solidFill>
                <w14:schemeClr w14:val="tx1"/>
              </w14:solidFill>
            </w14:textFill>
          </w:rPr>
          <w:t>A DDoS (Distributed Denial of Service) attack is similar to DoS, but the attack is launched from multiple compromised systems (botnets) at the same time.</w:t>
        </w:r>
      </w:ins>
    </w:p>
    <w:p w14:paraId="5BC86A29">
      <w:pPr>
        <w:rPr>
          <w:ins w:id="144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44" w:author="Tejal Dalvi" w:date="2025-11-16T23:55:00Z">
        <w:r>
          <w:rPr>
            <w:rFonts w:hint="default" w:ascii="Calibri Light" w:hAnsi="Calibri Light" w:cs="Calibri Light"/>
            <w:b w:val="0"/>
            <w:bCs w:val="0"/>
            <w:color w:val="000000" w:themeColor="text1"/>
            <w:u w:val="none"/>
            <w14:textFill>
              <w14:solidFill>
                <w14:schemeClr w14:val="tx1"/>
              </w14:solidFill>
            </w14:textFill>
          </w:rPr>
          <w:t>Key Points</w:t>
        </w:r>
      </w:ins>
    </w:p>
    <w:p w14:paraId="329D9D6F">
      <w:pPr>
        <w:numPr>
          <w:ilvl w:val="0"/>
          <w:numId w:val="155"/>
        </w:numPr>
        <w:rPr>
          <w:ins w:id="144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46" w:author="Tejal Dalvi" w:date="2025-11-16T23:55:00Z">
        <w:r>
          <w:rPr>
            <w:rFonts w:hint="default" w:ascii="Calibri Light" w:hAnsi="Calibri Light" w:cs="Calibri Light"/>
            <w:b w:val="0"/>
            <w:bCs w:val="0"/>
            <w:color w:val="000000" w:themeColor="text1"/>
            <w:u w:val="none"/>
            <w14:textFill>
              <w14:solidFill>
                <w14:schemeClr w14:val="tx1"/>
              </w14:solidFill>
            </w14:textFill>
          </w:rPr>
          <w:t>Comes from many sources across different locations.</w:t>
        </w:r>
      </w:ins>
    </w:p>
    <w:p w14:paraId="63AD6C6F">
      <w:pPr>
        <w:numPr>
          <w:ilvl w:val="0"/>
          <w:numId w:val="155"/>
        </w:numPr>
        <w:rPr>
          <w:ins w:id="144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48"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 is coordinated using a botnet (network of infected computers).</w:t>
        </w:r>
      </w:ins>
    </w:p>
    <w:p w14:paraId="0F25D89C">
      <w:pPr>
        <w:numPr>
          <w:ilvl w:val="0"/>
          <w:numId w:val="155"/>
        </w:numPr>
        <w:rPr>
          <w:ins w:id="144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50" w:author="Tejal Dalvi" w:date="2025-11-16T23:55:00Z">
        <w:r>
          <w:rPr>
            <w:rFonts w:hint="default" w:ascii="Calibri Light" w:hAnsi="Calibri Light" w:cs="Calibri Light"/>
            <w:b w:val="0"/>
            <w:bCs w:val="0"/>
            <w:color w:val="000000" w:themeColor="text1"/>
            <w:u w:val="none"/>
            <w14:textFill>
              <w14:solidFill>
                <w14:schemeClr w14:val="tx1"/>
              </w14:solidFill>
            </w14:textFill>
          </w:rPr>
          <w:t>Much harder to detect, filter, or block.</w:t>
        </w:r>
      </w:ins>
    </w:p>
    <w:p w14:paraId="39F39CEF">
      <w:pPr>
        <w:numPr>
          <w:ilvl w:val="0"/>
          <w:numId w:val="155"/>
        </w:numPr>
        <w:rPr>
          <w:ins w:id="145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52" w:author="Tejal Dalvi" w:date="2025-11-16T23:55:00Z">
        <w:r>
          <w:rPr>
            <w:rFonts w:hint="default" w:ascii="Calibri Light" w:hAnsi="Calibri Light" w:cs="Calibri Light"/>
            <w:b w:val="0"/>
            <w:bCs w:val="0"/>
            <w:color w:val="000000" w:themeColor="text1"/>
            <w:u w:val="none"/>
            <w14:textFill>
              <w14:solidFill>
                <w14:schemeClr w14:val="tx1"/>
              </w14:solidFill>
            </w14:textFill>
          </w:rPr>
          <w:t>More powerful and destructive than DoS.</w:t>
        </w:r>
      </w:ins>
    </w:p>
    <w:p w14:paraId="51D84282">
      <w:pPr>
        <w:rPr>
          <w:ins w:id="145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54" w:author="Tejal Dalvi" w:date="2025-11-16T23:55:00Z">
        <w:r>
          <w:rPr>
            <w:rFonts w:hint="default" w:ascii="Calibri Light" w:hAnsi="Calibri Light" w:cs="Calibri Light"/>
            <w:b w:val="0"/>
            <w:bCs w:val="0"/>
            <w:color w:val="000000" w:themeColor="text1"/>
            <w:u w:val="none"/>
            <w14:textFill>
              <w14:solidFill>
                <w14:schemeClr w14:val="tx1"/>
              </w14:solidFill>
            </w14:textFill>
          </w:rPr>
          <w:t>How DDoS Works</w:t>
        </w:r>
      </w:ins>
    </w:p>
    <w:p w14:paraId="707C4C37">
      <w:pPr>
        <w:numPr>
          <w:ilvl w:val="0"/>
          <w:numId w:val="156"/>
        </w:numPr>
        <w:rPr>
          <w:ins w:id="145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56"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 infects many devices using malware.</w:t>
        </w:r>
      </w:ins>
    </w:p>
    <w:p w14:paraId="6B84D5C2">
      <w:pPr>
        <w:numPr>
          <w:ilvl w:val="0"/>
          <w:numId w:val="156"/>
        </w:numPr>
        <w:rPr>
          <w:ins w:id="145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58" w:author="Tejal Dalvi" w:date="2025-11-16T23:55:00Z">
        <w:r>
          <w:rPr>
            <w:rFonts w:hint="default" w:ascii="Calibri Light" w:hAnsi="Calibri Light" w:cs="Calibri Light"/>
            <w:b w:val="0"/>
            <w:bCs w:val="0"/>
            <w:color w:val="000000" w:themeColor="text1"/>
            <w:u w:val="none"/>
            <w14:textFill>
              <w14:solidFill>
                <w14:schemeClr w14:val="tx1"/>
              </w14:solidFill>
            </w14:textFill>
          </w:rPr>
          <w:t>These devices become bots/zombies.</w:t>
        </w:r>
      </w:ins>
    </w:p>
    <w:p w14:paraId="62097660">
      <w:pPr>
        <w:numPr>
          <w:ilvl w:val="0"/>
          <w:numId w:val="156"/>
        </w:numPr>
        <w:rPr>
          <w:ins w:id="145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60" w:author="Tejal Dalvi" w:date="2025-11-16T23:55:00Z">
        <w:r>
          <w:rPr>
            <w:rFonts w:hint="default" w:ascii="Calibri Light" w:hAnsi="Calibri Light" w:cs="Calibri Light"/>
            <w:b w:val="0"/>
            <w:bCs w:val="0"/>
            <w:color w:val="000000" w:themeColor="text1"/>
            <w:u w:val="none"/>
            <w14:textFill>
              <w14:solidFill>
                <w14:schemeClr w14:val="tx1"/>
              </w14:solidFill>
            </w14:textFill>
          </w:rPr>
          <w:t>All bots send traffic simultaneously to the target.</w:t>
        </w:r>
      </w:ins>
    </w:p>
    <w:p w14:paraId="200F274E">
      <w:pPr>
        <w:numPr>
          <w:ilvl w:val="0"/>
          <w:numId w:val="156"/>
        </w:numPr>
        <w:rPr>
          <w:ins w:id="146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62" w:author="Tejal Dalvi" w:date="2025-11-16T23:55:00Z">
        <w:r>
          <w:rPr>
            <w:rFonts w:hint="default" w:ascii="Calibri Light" w:hAnsi="Calibri Light" w:cs="Calibri Light"/>
            <w:b w:val="0"/>
            <w:bCs w:val="0"/>
            <w:color w:val="000000" w:themeColor="text1"/>
            <w:u w:val="none"/>
            <w14:textFill>
              <w14:solidFill>
                <w14:schemeClr w14:val="tx1"/>
              </w14:solidFill>
            </w14:textFill>
          </w:rPr>
          <w:t>Server crashes or becomes unavailable.</w:t>
        </w:r>
      </w:ins>
    </w:p>
    <w:p w14:paraId="00639A6E">
      <w:pPr>
        <w:rPr>
          <w:ins w:id="146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64" w:author="Tejal Dalvi" w:date="2025-11-16T23:55:00Z">
        <w:r>
          <w:rPr>
            <w:rFonts w:hint="default" w:ascii="Calibri Light" w:hAnsi="Calibri Light" w:cs="Calibri Light"/>
            <w:b w:val="0"/>
            <w:bCs w:val="0"/>
            <w:color w:val="000000" w:themeColor="text1"/>
            <w:u w:val="none"/>
            <w14:textFill>
              <w14:solidFill>
                <w14:schemeClr w14:val="tx1"/>
              </w14:solidFill>
            </w14:textFill>
          </w:rPr>
          <w:t>Countermeasures for DoS/DDoS Attacks</w:t>
        </w:r>
      </w:ins>
    </w:p>
    <w:p w14:paraId="08281F31">
      <w:pPr>
        <w:rPr>
          <w:ins w:id="146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66" w:author="Tejal Dalvi" w:date="2025-11-16T23:55:00Z">
        <w:r>
          <w:rPr>
            <w:rFonts w:hint="default" w:ascii="Calibri Light" w:hAnsi="Calibri Light" w:cs="Calibri Light"/>
            <w:b w:val="0"/>
            <w:bCs w:val="0"/>
            <w:color w:val="000000" w:themeColor="text1"/>
            <w:u w:val="none"/>
            <w14:textFill>
              <w14:solidFill>
                <w14:schemeClr w14:val="tx1"/>
              </w14:solidFill>
            </w14:textFill>
          </w:rPr>
          <w:t>1. Firewalls &amp; Intrusion Prevention Systems (IPS)</w:t>
        </w:r>
      </w:ins>
    </w:p>
    <w:p w14:paraId="06415B3F">
      <w:pPr>
        <w:numPr>
          <w:ilvl w:val="0"/>
          <w:numId w:val="157"/>
        </w:numPr>
        <w:rPr>
          <w:ins w:id="146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68" w:author="Tejal Dalvi" w:date="2025-11-16T23:55:00Z">
        <w:r>
          <w:rPr>
            <w:rFonts w:hint="default" w:ascii="Calibri Light" w:hAnsi="Calibri Light" w:cs="Calibri Light"/>
            <w:b w:val="0"/>
            <w:bCs w:val="0"/>
            <w:color w:val="000000" w:themeColor="text1"/>
            <w:u w:val="none"/>
            <w14:textFill>
              <w14:solidFill>
                <w14:schemeClr w14:val="tx1"/>
              </w14:solidFill>
            </w14:textFill>
          </w:rPr>
          <w:t>Block malicious traffic.</w:t>
        </w:r>
      </w:ins>
    </w:p>
    <w:p w14:paraId="14562379">
      <w:pPr>
        <w:rPr>
          <w:ins w:id="146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70" w:author="Tejal Dalvi" w:date="2025-11-16T23:55:00Z">
        <w:r>
          <w:rPr>
            <w:rFonts w:hint="default" w:ascii="Calibri Light" w:hAnsi="Calibri Light" w:cs="Calibri Light"/>
            <w:b w:val="0"/>
            <w:bCs w:val="0"/>
            <w:color w:val="000000" w:themeColor="text1"/>
            <w:u w:val="none"/>
            <w14:textFill>
              <w14:solidFill>
                <w14:schemeClr w14:val="tx1"/>
              </w14:solidFill>
            </w14:textFill>
          </w:rPr>
          <w:t>2. Rate Limiting</w:t>
        </w:r>
      </w:ins>
    </w:p>
    <w:p w14:paraId="479B87E4">
      <w:pPr>
        <w:numPr>
          <w:ilvl w:val="0"/>
          <w:numId w:val="158"/>
        </w:numPr>
        <w:rPr>
          <w:ins w:id="147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72" w:author="Tejal Dalvi" w:date="2025-11-16T23:55:00Z">
        <w:r>
          <w:rPr>
            <w:rFonts w:hint="default" w:ascii="Calibri Light" w:hAnsi="Calibri Light" w:cs="Calibri Light"/>
            <w:b w:val="0"/>
            <w:bCs w:val="0"/>
            <w:color w:val="000000" w:themeColor="text1"/>
            <w:u w:val="none"/>
            <w14:textFill>
              <w14:solidFill>
                <w14:schemeClr w14:val="tx1"/>
              </w14:solidFill>
            </w14:textFill>
          </w:rPr>
          <w:t>Restrict number of requests per IP.</w:t>
        </w:r>
      </w:ins>
    </w:p>
    <w:p w14:paraId="34B90BD9">
      <w:pPr>
        <w:rPr>
          <w:ins w:id="147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74" w:author="Tejal Dalvi" w:date="2025-11-16T23:55:00Z">
        <w:r>
          <w:rPr>
            <w:rFonts w:hint="default" w:ascii="Calibri Light" w:hAnsi="Calibri Light" w:cs="Calibri Light"/>
            <w:b w:val="0"/>
            <w:bCs w:val="0"/>
            <w:color w:val="000000" w:themeColor="text1"/>
            <w:u w:val="none"/>
            <w14:textFill>
              <w14:solidFill>
                <w14:schemeClr w14:val="tx1"/>
              </w14:solidFill>
            </w14:textFill>
          </w:rPr>
          <w:t>3. Load Balancers</w:t>
        </w:r>
      </w:ins>
    </w:p>
    <w:p w14:paraId="3A084B64">
      <w:pPr>
        <w:numPr>
          <w:ilvl w:val="0"/>
          <w:numId w:val="159"/>
        </w:numPr>
        <w:rPr>
          <w:ins w:id="147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76" w:author="Tejal Dalvi" w:date="2025-11-16T23:55:00Z">
        <w:r>
          <w:rPr>
            <w:rFonts w:hint="default" w:ascii="Calibri Light" w:hAnsi="Calibri Light" w:cs="Calibri Light"/>
            <w:b w:val="0"/>
            <w:bCs w:val="0"/>
            <w:color w:val="000000" w:themeColor="text1"/>
            <w:u w:val="none"/>
            <w14:textFill>
              <w14:solidFill>
                <w14:schemeClr w14:val="tx1"/>
              </w14:solidFill>
            </w14:textFill>
          </w:rPr>
          <w:t>Distribute traffic across multiple servers.</w:t>
        </w:r>
      </w:ins>
    </w:p>
    <w:p w14:paraId="6B4100B6">
      <w:pPr>
        <w:rPr>
          <w:ins w:id="147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78" w:author="Tejal Dalvi" w:date="2025-11-16T23:55:00Z">
        <w:r>
          <w:rPr>
            <w:rFonts w:hint="default" w:ascii="Calibri Light" w:hAnsi="Calibri Light" w:cs="Calibri Light"/>
            <w:b w:val="0"/>
            <w:bCs w:val="0"/>
            <w:color w:val="000000" w:themeColor="text1"/>
            <w:u w:val="none"/>
            <w14:textFill>
              <w14:solidFill>
                <w14:schemeClr w14:val="tx1"/>
              </w14:solidFill>
            </w14:textFill>
          </w:rPr>
          <w:t>4. DDoS Protection Services</w:t>
        </w:r>
      </w:ins>
    </w:p>
    <w:p w14:paraId="37C5279A">
      <w:pPr>
        <w:numPr>
          <w:ilvl w:val="0"/>
          <w:numId w:val="160"/>
        </w:numPr>
        <w:rPr>
          <w:ins w:id="147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80" w:author="Tejal Dalvi" w:date="2025-11-16T23:55:00Z">
        <w:r>
          <w:rPr>
            <w:rFonts w:hint="default" w:ascii="Calibri Light" w:hAnsi="Calibri Light" w:cs="Calibri Light"/>
            <w:b w:val="0"/>
            <w:bCs w:val="0"/>
            <w:color w:val="000000" w:themeColor="text1"/>
            <w:u w:val="none"/>
            <w14:textFill>
              <w14:solidFill>
                <w14:schemeClr w14:val="tx1"/>
              </w14:solidFill>
            </w14:textFill>
          </w:rPr>
          <w:t>Cloudflare, Akamai, AWS Shield, etc.</w:t>
        </w:r>
      </w:ins>
    </w:p>
    <w:p w14:paraId="218CFE90">
      <w:pPr>
        <w:rPr>
          <w:ins w:id="148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82" w:author="Tejal Dalvi" w:date="2025-11-16T23:55:00Z">
        <w:r>
          <w:rPr>
            <w:rFonts w:hint="default" w:ascii="Calibri Light" w:hAnsi="Calibri Light" w:cs="Calibri Light"/>
            <w:b w:val="0"/>
            <w:bCs w:val="0"/>
            <w:color w:val="000000" w:themeColor="text1"/>
            <w:u w:val="none"/>
            <w14:textFill>
              <w14:solidFill>
                <w14:schemeClr w14:val="tx1"/>
              </w14:solidFill>
            </w14:textFill>
          </w:rPr>
          <w:t>5. Botnet Filtering</w:t>
        </w:r>
      </w:ins>
    </w:p>
    <w:p w14:paraId="390E95F5">
      <w:pPr>
        <w:numPr>
          <w:ilvl w:val="0"/>
          <w:numId w:val="161"/>
        </w:numPr>
        <w:rPr>
          <w:ins w:id="148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84" w:author="Tejal Dalvi" w:date="2025-11-16T23:55:00Z">
        <w:r>
          <w:rPr>
            <w:rFonts w:hint="default" w:ascii="Calibri Light" w:hAnsi="Calibri Light" w:cs="Calibri Light"/>
            <w:b w:val="0"/>
            <w:bCs w:val="0"/>
            <w:color w:val="000000" w:themeColor="text1"/>
            <w:u w:val="none"/>
            <w14:textFill>
              <w14:solidFill>
                <w14:schemeClr w14:val="tx1"/>
              </w14:solidFill>
            </w14:textFill>
          </w:rPr>
          <w:t>Identify and block bot traffic.</w:t>
        </w:r>
      </w:ins>
    </w:p>
    <w:p w14:paraId="7F9BA1F4">
      <w:pPr>
        <w:rPr>
          <w:ins w:id="148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86" w:author="Tejal Dalvi" w:date="2025-11-16T23:55:00Z">
        <w:r>
          <w:rPr>
            <w:rFonts w:hint="default" w:ascii="Calibri Light" w:hAnsi="Calibri Light" w:cs="Calibri Light"/>
            <w:b w:val="0"/>
            <w:bCs w:val="0"/>
            <w:color w:val="000000" w:themeColor="text1"/>
            <w:u w:val="none"/>
            <w14:textFill>
              <w14:solidFill>
                <w14:schemeClr w14:val="tx1"/>
              </w14:solidFill>
            </w14:textFill>
          </w:rPr>
          <w:t>6. Network Redundancy</w:t>
        </w:r>
      </w:ins>
    </w:p>
    <w:p w14:paraId="10A11890">
      <w:pPr>
        <w:numPr>
          <w:ilvl w:val="0"/>
          <w:numId w:val="162"/>
        </w:numPr>
        <w:rPr>
          <w:ins w:id="148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88" w:author="Tejal Dalvi" w:date="2025-11-16T23:55:00Z">
        <w:r>
          <w:rPr>
            <w:rFonts w:hint="default" w:ascii="Calibri Light" w:hAnsi="Calibri Light" w:cs="Calibri Light"/>
            <w:b w:val="0"/>
            <w:bCs w:val="0"/>
            <w:color w:val="000000" w:themeColor="text1"/>
            <w:u w:val="none"/>
            <w14:textFill>
              <w14:solidFill>
                <w14:schemeClr w14:val="tx1"/>
              </w14:solidFill>
            </w14:textFill>
          </w:rPr>
          <w:t>Backup servers in different locations.</w:t>
        </w:r>
      </w:ins>
    </w:p>
    <w:p w14:paraId="0F37F6CD">
      <w:pPr>
        <w:rPr>
          <w:ins w:id="148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90" w:author="Tejal Dalvi" w:date="2025-11-16T23:55:00Z">
        <w:r>
          <w:rPr>
            <w:rFonts w:hint="default" w:ascii="Calibri Light" w:hAnsi="Calibri Light" w:cs="Calibri Light"/>
            <w:b w:val="0"/>
            <w:bCs w:val="0"/>
            <w:color w:val="000000" w:themeColor="text1"/>
            <w:u w:val="none"/>
            <w14:textFill>
              <w14:solidFill>
                <w14:schemeClr w14:val="tx1"/>
              </w14:solidFill>
            </w14:textFill>
          </w:rPr>
          <w:t>7. Blackholing / Sinkholing</w:t>
        </w:r>
      </w:ins>
    </w:p>
    <w:p w14:paraId="7103C992">
      <w:pPr>
        <w:numPr>
          <w:ilvl w:val="0"/>
          <w:numId w:val="163"/>
        </w:numPr>
        <w:rPr>
          <w:ins w:id="149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92" w:author="Tejal Dalvi" w:date="2025-11-16T23:55:00Z">
        <w:r>
          <w:rPr>
            <w:rFonts w:hint="default" w:ascii="Calibri Light" w:hAnsi="Calibri Light" w:cs="Calibri Light"/>
            <w:b w:val="0"/>
            <w:bCs w:val="0"/>
            <w:color w:val="000000" w:themeColor="text1"/>
            <w:u w:val="none"/>
            <w14:textFill>
              <w14:solidFill>
                <w14:schemeClr w14:val="tx1"/>
              </w14:solidFill>
            </w14:textFill>
          </w:rPr>
          <w:t>Redirect attack traffic to a null route.</w:t>
        </w:r>
      </w:ins>
    </w:p>
    <w:p w14:paraId="3958E199">
      <w:pPr>
        <w:rPr>
          <w:ins w:id="1493" w:author="Tejal Dalvi" w:date="2025-11-16T23:55:00Z"/>
          <w:rFonts w:hint="default" w:ascii="Calibri Light" w:hAnsi="Calibri Light" w:cs="Calibri Light"/>
          <w:b w:val="0"/>
          <w:bCs w:val="0"/>
          <w:color w:val="000000" w:themeColor="text1"/>
          <w:u w:val="none"/>
          <w14:textFill>
            <w14:solidFill>
              <w14:schemeClr w14:val="tx1"/>
            </w14:solidFill>
          </w14:textFill>
        </w:rPr>
      </w:pPr>
    </w:p>
    <w:p w14:paraId="21D3724A">
      <w:pPr>
        <w:rPr>
          <w:ins w:id="149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95" w:author="Tejal Dalvi" w:date="2025-11-16T23:55:00Z">
        <w:r>
          <w:rPr>
            <w:rFonts w:hint="default" w:ascii="Calibri Light" w:hAnsi="Calibri Light" w:cs="Calibri Light"/>
            <w:b w:val="0"/>
            <w:bCs w:val="0"/>
            <w:color w:val="000000" w:themeColor="text1"/>
            <w:u w:val="none"/>
            <w14:textFill>
              <w14:solidFill>
                <w14:schemeClr w14:val="tx1"/>
              </w14:solidFill>
            </w14:textFill>
          </w:rPr>
          <w:t>q) waterhole attack in detail with simple example</w:t>
        </w:r>
      </w:ins>
    </w:p>
    <w:p w14:paraId="47D45434">
      <w:pPr>
        <w:rPr>
          <w:ins w:id="149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497"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t>-&gt;</w:t>
        </w:r>
      </w:ins>
      <w:ins w:id="1498" w:author="Tejal Dalvi" w:date="2025-11-16T23:55:00Z">
        <w:r>
          <w:rPr>
            <w:rFonts w:hint="default" w:ascii="Calibri Light" w:hAnsi="Calibri Light" w:cs="Calibri Light"/>
            <w:b w:val="0"/>
            <w:bCs w:val="0"/>
            <w:color w:val="000000" w:themeColor="text1"/>
            <w:u w:val="none"/>
            <w14:textFill>
              <w14:solidFill>
                <w14:schemeClr w14:val="tx1"/>
              </w14:solidFill>
            </w14:textFill>
          </w:rPr>
          <w:t>A Watering Hole Attack is a cyberattack where the attacker infects a trusted website that the target group regularly visits.</w:t>
        </w:r>
      </w:ins>
      <w:ins w:id="1499"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500" w:author="Tejal Dalvi" w:date="2025-11-16T23:55:00Z">
        <w:r>
          <w:rPr>
            <w:rFonts w:hint="default" w:ascii="Calibri Light" w:hAnsi="Calibri Light" w:cs="Calibri Light"/>
            <w:b w:val="0"/>
            <w:bCs w:val="0"/>
            <w:color w:val="000000" w:themeColor="text1"/>
            <w:u w:val="none"/>
            <w14:textFill>
              <w14:solidFill>
                <w14:schemeClr w14:val="tx1"/>
              </w14:solidFill>
            </w14:textFill>
          </w:rPr>
          <w:t>Instead of attacking the victim directly, the attacker poisons the “watering hole” (a website) and waits for the victim to visit it and get infected.</w:t>
        </w:r>
      </w:ins>
    </w:p>
    <w:p w14:paraId="37AF2822">
      <w:pPr>
        <w:rPr>
          <w:ins w:id="150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02" w:author="Tejal Dalvi" w:date="2025-11-16T23:55:00Z">
        <w:r>
          <w:rPr>
            <w:rFonts w:hint="default" w:ascii="Calibri Light" w:hAnsi="Calibri Light" w:cs="Calibri Light"/>
            <w:b w:val="0"/>
            <w:bCs w:val="0"/>
            <w:color w:val="000000" w:themeColor="text1"/>
            <w:u w:val="none"/>
            <w14:textFill>
              <w14:solidFill>
                <w14:schemeClr w14:val="tx1"/>
              </w14:solidFill>
            </w14:textFill>
          </w:rPr>
          <w:t>💡 Why is it called a “watering hole”?</w:t>
        </w:r>
      </w:ins>
    </w:p>
    <w:p w14:paraId="55A360A4">
      <w:pPr>
        <w:rPr>
          <w:ins w:id="150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04" w:author="Tejal Dalvi" w:date="2025-11-16T23:55:00Z">
        <w:r>
          <w:rPr>
            <w:rFonts w:hint="default" w:ascii="Calibri Light" w:hAnsi="Calibri Light" w:cs="Calibri Light"/>
            <w:b w:val="0"/>
            <w:bCs w:val="0"/>
            <w:color w:val="000000" w:themeColor="text1"/>
            <w:u w:val="none"/>
            <w14:textFill>
              <w14:solidFill>
                <w14:schemeClr w14:val="tx1"/>
              </w14:solidFill>
            </w14:textFill>
          </w:rPr>
          <w:t>Just like animals visit a watering hole to drink water, people visit common websites regularly.</w:t>
        </w:r>
      </w:ins>
      <w:ins w:id="1505"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506" w:author="Tejal Dalvi" w:date="2025-11-16T23:55:00Z">
        <w:r>
          <w:rPr>
            <w:rFonts w:hint="default" w:ascii="Calibri Light" w:hAnsi="Calibri Light" w:cs="Calibri Light"/>
            <w:b w:val="0"/>
            <w:bCs w:val="0"/>
            <w:color w:val="000000" w:themeColor="text1"/>
            <w:u w:val="none"/>
            <w14:textFill>
              <w14:solidFill>
                <w14:schemeClr w14:val="tx1"/>
              </w14:solidFill>
            </w14:textFill>
          </w:rPr>
          <w:t>If the attacker infects that website, many victims get infected automatically.</w:t>
        </w:r>
      </w:ins>
    </w:p>
    <w:p w14:paraId="77BF4792">
      <w:pPr>
        <w:rPr>
          <w:ins w:id="150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08" w:author="Tejal Dalvi" w:date="2025-11-16T23:55:00Z">
        <w:r>
          <w:rPr>
            <w:rFonts w:hint="default" w:ascii="Calibri Light" w:hAnsi="Calibri Light" w:cs="Calibri Light"/>
            <w:b w:val="0"/>
            <w:bCs w:val="0"/>
            <w:color w:val="000000" w:themeColor="text1"/>
            <w:u w:val="none"/>
            <w14:textFill>
              <w14:solidFill>
                <w14:schemeClr w14:val="tx1"/>
              </w14:solidFill>
            </w14:textFill>
          </w:rPr>
          <w:t>How a Watering Hole Attack Works (Step-by-Step)</w:t>
        </w:r>
      </w:ins>
    </w:p>
    <w:p w14:paraId="00299DA2">
      <w:pPr>
        <w:numPr>
          <w:ilvl w:val="0"/>
          <w:numId w:val="164"/>
        </w:numPr>
        <w:rPr>
          <w:ins w:id="150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10"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 identifies a group of victims</w:t>
        </w:r>
      </w:ins>
      <w:ins w:id="1511"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512" w:author="Tejal Dalvi" w:date="2025-11-16T23:55:00Z">
        <w:r>
          <w:rPr>
            <w:rFonts w:hint="default" w:ascii="Calibri Light" w:hAnsi="Calibri Light" w:cs="Calibri Light"/>
            <w:b w:val="0"/>
            <w:bCs w:val="0"/>
            <w:color w:val="000000" w:themeColor="text1"/>
            <w:u w:val="none"/>
            <w14:textFill>
              <w14:solidFill>
                <w14:schemeClr w14:val="tx1"/>
              </w14:solidFill>
            </w14:textFill>
          </w:rPr>
          <w:t>Example: employees of a bank, government office, company, etc.</w:t>
        </w:r>
      </w:ins>
    </w:p>
    <w:p w14:paraId="5791116A">
      <w:pPr>
        <w:numPr>
          <w:ilvl w:val="0"/>
          <w:numId w:val="164"/>
        </w:numPr>
        <w:rPr>
          <w:ins w:id="151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14" w:author="Tejal Dalvi" w:date="2025-11-16T23:55:00Z">
        <w:r>
          <w:rPr>
            <w:rFonts w:hint="default" w:ascii="Calibri Light" w:hAnsi="Calibri Light" w:cs="Calibri Light"/>
            <w:b w:val="0"/>
            <w:bCs w:val="0"/>
            <w:color w:val="000000" w:themeColor="text1"/>
            <w:u w:val="none"/>
            <w14:textFill>
              <w14:solidFill>
                <w14:schemeClr w14:val="tx1"/>
              </w14:solidFill>
            </w14:textFill>
          </w:rPr>
          <w:t>Find out websites these victims commonly visit</w:t>
        </w:r>
      </w:ins>
      <w:ins w:id="1515"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516" w:author="Tejal Dalvi" w:date="2025-11-16T23:55:00Z">
        <w:r>
          <w:rPr>
            <w:rFonts w:hint="default" w:ascii="Calibri Light" w:hAnsi="Calibri Light" w:cs="Calibri Light"/>
            <w:b w:val="0"/>
            <w:bCs w:val="0"/>
            <w:color w:val="000000" w:themeColor="text1"/>
            <w:u w:val="none"/>
            <w14:textFill>
              <w14:solidFill>
                <w14:schemeClr w14:val="tx1"/>
              </w14:solidFill>
            </w14:textFill>
          </w:rPr>
          <w:t>Example:</w:t>
        </w:r>
      </w:ins>
    </w:p>
    <w:p w14:paraId="7355E6DF">
      <w:pPr>
        <w:numPr>
          <w:ilvl w:val="1"/>
          <w:numId w:val="164"/>
        </w:numPr>
        <w:rPr>
          <w:ins w:id="151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18" w:author="Tejal Dalvi" w:date="2025-11-16T23:55:00Z">
        <w:r>
          <w:rPr>
            <w:rFonts w:hint="default" w:ascii="Calibri Light" w:hAnsi="Calibri Light" w:cs="Calibri Light"/>
            <w:b w:val="0"/>
            <w:bCs w:val="0"/>
            <w:color w:val="000000" w:themeColor="text1"/>
            <w:u w:val="none"/>
            <w14:textFill>
              <w14:solidFill>
                <w14:schemeClr w14:val="tx1"/>
              </w14:solidFill>
            </w14:textFill>
          </w:rPr>
          <w:t>HR portal</w:t>
        </w:r>
      </w:ins>
    </w:p>
    <w:p w14:paraId="4186FFA8">
      <w:pPr>
        <w:numPr>
          <w:ilvl w:val="1"/>
          <w:numId w:val="164"/>
        </w:numPr>
        <w:rPr>
          <w:ins w:id="151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20" w:author="Tejal Dalvi" w:date="2025-11-16T23:55:00Z">
        <w:r>
          <w:rPr>
            <w:rFonts w:hint="default" w:ascii="Calibri Light" w:hAnsi="Calibri Light" w:cs="Calibri Light"/>
            <w:b w:val="0"/>
            <w:bCs w:val="0"/>
            <w:color w:val="000000" w:themeColor="text1"/>
            <w:u w:val="none"/>
            <w14:textFill>
              <w14:solidFill>
                <w14:schemeClr w14:val="tx1"/>
              </w14:solidFill>
            </w14:textFill>
          </w:rPr>
          <w:t>Vendor website</w:t>
        </w:r>
      </w:ins>
    </w:p>
    <w:p w14:paraId="730AB99A">
      <w:pPr>
        <w:numPr>
          <w:ilvl w:val="1"/>
          <w:numId w:val="164"/>
        </w:numPr>
        <w:rPr>
          <w:ins w:id="152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22" w:author="Tejal Dalvi" w:date="2025-11-16T23:55:00Z">
        <w:r>
          <w:rPr>
            <w:rFonts w:hint="default" w:ascii="Calibri Light" w:hAnsi="Calibri Light" w:cs="Calibri Light"/>
            <w:b w:val="0"/>
            <w:bCs w:val="0"/>
            <w:color w:val="000000" w:themeColor="text1"/>
            <w:u w:val="none"/>
            <w14:textFill>
              <w14:solidFill>
                <w14:schemeClr w14:val="tx1"/>
              </w14:solidFill>
            </w14:textFill>
          </w:rPr>
          <w:t>Industry news site</w:t>
        </w:r>
      </w:ins>
    </w:p>
    <w:p w14:paraId="7D7F4686">
      <w:pPr>
        <w:numPr>
          <w:ilvl w:val="1"/>
          <w:numId w:val="164"/>
        </w:numPr>
        <w:rPr>
          <w:ins w:id="152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24" w:author="Tejal Dalvi" w:date="2025-11-16T23:55:00Z">
        <w:r>
          <w:rPr>
            <w:rFonts w:hint="default" w:ascii="Calibri Light" w:hAnsi="Calibri Light" w:cs="Calibri Light"/>
            <w:b w:val="0"/>
            <w:bCs w:val="0"/>
            <w:color w:val="000000" w:themeColor="text1"/>
            <w:u w:val="none"/>
            <w14:textFill>
              <w14:solidFill>
                <w14:schemeClr w14:val="tx1"/>
              </w14:solidFill>
            </w14:textFill>
          </w:rPr>
          <w:t>Online tools</w:t>
        </w:r>
      </w:ins>
    </w:p>
    <w:p w14:paraId="16C16D01">
      <w:pPr>
        <w:numPr>
          <w:ilvl w:val="0"/>
          <w:numId w:val="164"/>
        </w:numPr>
        <w:rPr>
          <w:ins w:id="152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26"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 hacks that website</w:t>
        </w:r>
      </w:ins>
      <w:ins w:id="1527"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528" w:author="Tejal Dalvi" w:date="2025-11-16T23:55:00Z">
        <w:r>
          <w:rPr>
            <w:rFonts w:hint="default" w:ascii="Calibri Light" w:hAnsi="Calibri Light" w:cs="Calibri Light"/>
            <w:b w:val="0"/>
            <w:bCs w:val="0"/>
            <w:color w:val="000000" w:themeColor="text1"/>
            <w:u w:val="none"/>
            <w14:textFill>
              <w14:solidFill>
                <w14:schemeClr w14:val="tx1"/>
              </w14:solidFill>
            </w14:textFill>
          </w:rPr>
          <w:t>They insert malware, malicious code, or exploit a vulnerability.</w:t>
        </w:r>
      </w:ins>
    </w:p>
    <w:p w14:paraId="157F8F9D">
      <w:pPr>
        <w:numPr>
          <w:ilvl w:val="0"/>
          <w:numId w:val="164"/>
        </w:numPr>
        <w:rPr>
          <w:ins w:id="152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30" w:author="Tejal Dalvi" w:date="2025-11-16T23:55:00Z">
        <w:r>
          <w:rPr>
            <w:rFonts w:hint="default" w:ascii="Calibri Light" w:hAnsi="Calibri Light" w:cs="Calibri Light"/>
            <w:b w:val="0"/>
            <w:bCs w:val="0"/>
            <w:color w:val="000000" w:themeColor="text1"/>
            <w:u w:val="none"/>
            <w14:textFill>
              <w14:solidFill>
                <w14:schemeClr w14:val="tx1"/>
              </w14:solidFill>
            </w14:textFill>
          </w:rPr>
          <w:t>Victims visit the infected website unknowingly</w:t>
        </w:r>
      </w:ins>
    </w:p>
    <w:p w14:paraId="59B5421D">
      <w:pPr>
        <w:numPr>
          <w:ilvl w:val="0"/>
          <w:numId w:val="164"/>
        </w:numPr>
        <w:rPr>
          <w:ins w:id="153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32" w:author="Tejal Dalvi" w:date="2025-11-16T23:55:00Z">
        <w:r>
          <w:rPr>
            <w:rFonts w:hint="default" w:ascii="Calibri Light" w:hAnsi="Calibri Light" w:cs="Calibri Light"/>
            <w:b w:val="0"/>
            <w:bCs w:val="0"/>
            <w:color w:val="000000" w:themeColor="text1"/>
            <w:u w:val="none"/>
            <w14:textFill>
              <w14:solidFill>
                <w14:schemeClr w14:val="tx1"/>
              </w14:solidFill>
            </w14:textFill>
          </w:rPr>
          <w:t>Website automatically downloads malware onto their systems</w:t>
        </w:r>
      </w:ins>
      <w:ins w:id="1533"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534" w:author="Tejal Dalvi" w:date="2025-11-16T23:55:00Z">
        <w:r>
          <w:rPr>
            <w:rFonts w:hint="default" w:ascii="Calibri Light" w:hAnsi="Calibri Light" w:cs="Calibri Light"/>
            <w:b w:val="0"/>
            <w:bCs w:val="0"/>
            <w:color w:val="000000" w:themeColor="text1"/>
            <w:u w:val="none"/>
            <w14:textFill>
              <w14:solidFill>
                <w14:schemeClr w14:val="tx1"/>
              </w14:solidFill>
            </w14:textFill>
          </w:rPr>
          <w:t>This can give attackers:</w:t>
        </w:r>
      </w:ins>
    </w:p>
    <w:p w14:paraId="19B648B3">
      <w:pPr>
        <w:numPr>
          <w:ilvl w:val="1"/>
          <w:numId w:val="164"/>
        </w:numPr>
        <w:rPr>
          <w:ins w:id="153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36" w:author="Tejal Dalvi" w:date="2025-11-16T23:55:00Z">
        <w:r>
          <w:rPr>
            <w:rFonts w:hint="default" w:ascii="Calibri Light" w:hAnsi="Calibri Light" w:cs="Calibri Light"/>
            <w:b w:val="0"/>
            <w:bCs w:val="0"/>
            <w:color w:val="000000" w:themeColor="text1"/>
            <w:u w:val="none"/>
            <w14:textFill>
              <w14:solidFill>
                <w14:schemeClr w14:val="tx1"/>
              </w14:solidFill>
            </w14:textFill>
          </w:rPr>
          <w:t>Remote access</w:t>
        </w:r>
      </w:ins>
    </w:p>
    <w:p w14:paraId="010FBFAA">
      <w:pPr>
        <w:numPr>
          <w:ilvl w:val="1"/>
          <w:numId w:val="164"/>
        </w:numPr>
        <w:rPr>
          <w:ins w:id="153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38" w:author="Tejal Dalvi" w:date="2025-11-16T23:55:00Z">
        <w:r>
          <w:rPr>
            <w:rFonts w:hint="default" w:ascii="Calibri Light" w:hAnsi="Calibri Light" w:cs="Calibri Light"/>
            <w:b w:val="0"/>
            <w:bCs w:val="0"/>
            <w:color w:val="000000" w:themeColor="text1"/>
            <w:u w:val="none"/>
            <w14:textFill>
              <w14:solidFill>
                <w14:schemeClr w14:val="tx1"/>
              </w14:solidFill>
            </w14:textFill>
          </w:rPr>
          <w:t>Data theft ability</w:t>
        </w:r>
      </w:ins>
    </w:p>
    <w:p w14:paraId="54389EEB">
      <w:pPr>
        <w:numPr>
          <w:ilvl w:val="1"/>
          <w:numId w:val="164"/>
        </w:numPr>
        <w:rPr>
          <w:ins w:id="153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40" w:author="Tejal Dalvi" w:date="2025-11-16T23:55:00Z">
        <w:r>
          <w:rPr>
            <w:rFonts w:hint="default" w:ascii="Calibri Light" w:hAnsi="Calibri Light" w:cs="Calibri Light"/>
            <w:b w:val="0"/>
            <w:bCs w:val="0"/>
            <w:color w:val="000000" w:themeColor="text1"/>
            <w:u w:val="none"/>
            <w14:textFill>
              <w14:solidFill>
                <w14:schemeClr w14:val="tx1"/>
              </w14:solidFill>
            </w14:textFill>
          </w:rPr>
          <w:t>Browser exploit privilege</w:t>
        </w:r>
      </w:ins>
    </w:p>
    <w:p w14:paraId="1B358620">
      <w:pPr>
        <w:numPr>
          <w:ilvl w:val="1"/>
          <w:numId w:val="164"/>
        </w:numPr>
        <w:rPr>
          <w:ins w:id="154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42" w:author="Tejal Dalvi" w:date="2025-11-16T23:55:00Z">
        <w:r>
          <w:rPr>
            <w:rFonts w:hint="default" w:ascii="Calibri Light" w:hAnsi="Calibri Light" w:cs="Calibri Light"/>
            <w:b w:val="0"/>
            <w:bCs w:val="0"/>
            <w:color w:val="000000" w:themeColor="text1"/>
            <w:u w:val="none"/>
            <w14:textFill>
              <w14:solidFill>
                <w14:schemeClr w14:val="tx1"/>
              </w14:solidFill>
            </w14:textFill>
          </w:rPr>
          <w:t>Keylogging</w:t>
        </w:r>
      </w:ins>
    </w:p>
    <w:p w14:paraId="6F673604">
      <w:pPr>
        <w:numPr>
          <w:ilvl w:val="0"/>
          <w:numId w:val="164"/>
        </w:numPr>
        <w:rPr>
          <w:ins w:id="154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44"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Attackers gain access to the organization/system they targeted</w:t>
        </w:r>
      </w:ins>
    </w:p>
    <w:p w14:paraId="659020BA">
      <w:pPr>
        <w:rPr>
          <w:ins w:id="154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46" w:author="Tejal Dalvi" w:date="2025-11-16T23:55:00Z">
        <w:r>
          <w:rPr>
            <w:rFonts w:hint="default" w:ascii="Calibri Light" w:hAnsi="Calibri Light" w:cs="Calibri Light"/>
            <w:b w:val="0"/>
            <w:bCs w:val="0"/>
            <w:color w:val="000000" w:themeColor="text1"/>
            <w:u w:val="none"/>
            <w14:textFill>
              <w14:solidFill>
                <w14:schemeClr w14:val="tx1"/>
              </w14:solidFill>
            </w14:textFill>
          </w:rPr>
          <w:t>Example Scenario:</w:t>
        </w:r>
      </w:ins>
    </w:p>
    <w:p w14:paraId="6544615A">
      <w:pPr>
        <w:rPr>
          <w:ins w:id="154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48" w:author="Tejal Dalvi" w:date="2025-11-16T23:55:00Z">
        <w:r>
          <w:rPr>
            <w:rFonts w:hint="default" w:ascii="Calibri Light" w:hAnsi="Calibri Light" w:cs="Calibri Light"/>
            <w:b w:val="0"/>
            <w:bCs w:val="0"/>
            <w:color w:val="000000" w:themeColor="text1"/>
            <w:u w:val="none"/>
            <w14:textFill>
              <w14:solidFill>
                <w14:schemeClr w14:val="tx1"/>
              </w14:solidFill>
            </w14:textFill>
          </w:rPr>
          <w:t>Employees of “ABC Company” regularly visit a website called techupdates.com to read IT news.</w:t>
        </w:r>
      </w:ins>
    </w:p>
    <w:p w14:paraId="0B57951D">
      <w:pPr>
        <w:rPr>
          <w:ins w:id="154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50"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Attacker’s Plan:</w:t>
        </w:r>
      </w:ins>
    </w:p>
    <w:p w14:paraId="3A001DBA">
      <w:pPr>
        <w:numPr>
          <w:ilvl w:val="0"/>
          <w:numId w:val="165"/>
        </w:numPr>
        <w:rPr>
          <w:ins w:id="155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52" w:author="Tejal Dalvi" w:date="2025-11-16T23:55:00Z">
        <w:r>
          <w:rPr>
            <w:rFonts w:hint="default" w:ascii="Calibri Light" w:hAnsi="Calibri Light" w:cs="Calibri Light"/>
            <w:b w:val="0"/>
            <w:bCs w:val="0"/>
            <w:color w:val="000000" w:themeColor="text1"/>
            <w:u w:val="none"/>
            <w14:textFill>
              <w14:solidFill>
                <w14:schemeClr w14:val="tx1"/>
              </w14:solidFill>
            </w14:textFill>
          </w:rPr>
          <w:t>The attacker cannot easily hack ABC Company directly.</w:t>
        </w:r>
      </w:ins>
    </w:p>
    <w:p w14:paraId="31813825">
      <w:pPr>
        <w:numPr>
          <w:ilvl w:val="0"/>
          <w:numId w:val="165"/>
        </w:numPr>
        <w:rPr>
          <w:ins w:id="155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54" w:author="Tejal Dalvi" w:date="2025-11-16T23:55:00Z">
        <w:r>
          <w:rPr>
            <w:rFonts w:hint="default" w:ascii="Calibri Light" w:hAnsi="Calibri Light" w:cs="Calibri Light"/>
            <w:b w:val="0"/>
            <w:bCs w:val="0"/>
            <w:color w:val="000000" w:themeColor="text1"/>
            <w:u w:val="none"/>
            <w14:textFill>
              <w14:solidFill>
                <w14:schemeClr w14:val="tx1"/>
              </w14:solidFill>
            </w14:textFill>
          </w:rPr>
          <w:t>They study the employees and find they all visit techupdates.com.</w:t>
        </w:r>
      </w:ins>
    </w:p>
    <w:p w14:paraId="4553B989">
      <w:pPr>
        <w:numPr>
          <w:ilvl w:val="0"/>
          <w:numId w:val="165"/>
        </w:numPr>
        <w:rPr>
          <w:ins w:id="155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56" w:author="Tejal Dalvi" w:date="2025-11-16T23:55:00Z">
        <w:r>
          <w:rPr>
            <w:rFonts w:hint="default" w:ascii="Calibri Light" w:hAnsi="Calibri Light" w:cs="Calibri Light"/>
            <w:b w:val="0"/>
            <w:bCs w:val="0"/>
            <w:color w:val="000000" w:themeColor="text1"/>
            <w:u w:val="none"/>
            <w14:textFill>
              <w14:solidFill>
                <w14:schemeClr w14:val="tx1"/>
              </w14:solidFill>
            </w14:textFill>
          </w:rPr>
          <w:t>The attacker hacks techupdates.com and adds a malware script.</w:t>
        </w:r>
      </w:ins>
    </w:p>
    <w:p w14:paraId="38018B4C">
      <w:pPr>
        <w:numPr>
          <w:ilvl w:val="0"/>
          <w:numId w:val="165"/>
        </w:numPr>
        <w:rPr>
          <w:ins w:id="155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58" w:author="Tejal Dalvi" w:date="2025-11-16T23:55:00Z">
        <w:r>
          <w:rPr>
            <w:rFonts w:hint="default" w:ascii="Calibri Light" w:hAnsi="Calibri Light" w:cs="Calibri Light"/>
            <w:b w:val="0"/>
            <w:bCs w:val="0"/>
            <w:color w:val="000000" w:themeColor="text1"/>
            <w:u w:val="none"/>
            <w14:textFill>
              <w14:solidFill>
                <w14:schemeClr w14:val="tx1"/>
              </w14:solidFill>
            </w14:textFill>
          </w:rPr>
          <w:t>An employee opens the website as usual.</w:t>
        </w:r>
      </w:ins>
    </w:p>
    <w:p w14:paraId="2E49A3E0">
      <w:pPr>
        <w:numPr>
          <w:ilvl w:val="0"/>
          <w:numId w:val="165"/>
        </w:numPr>
        <w:rPr>
          <w:ins w:id="155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60" w:author="Tejal Dalvi" w:date="2025-11-16T23:55:00Z">
        <w:r>
          <w:rPr>
            <w:rFonts w:hint="default" w:ascii="Calibri Light" w:hAnsi="Calibri Light" w:cs="Calibri Light"/>
            <w:b w:val="0"/>
            <w:bCs w:val="0"/>
            <w:color w:val="000000" w:themeColor="text1"/>
            <w:u w:val="none"/>
            <w14:textFill>
              <w14:solidFill>
                <w14:schemeClr w14:val="tx1"/>
              </w14:solidFill>
            </w14:textFill>
          </w:rPr>
          <w:t>The website automatically infects the employee’s browser with malware.</w:t>
        </w:r>
      </w:ins>
    </w:p>
    <w:p w14:paraId="5A2083DE">
      <w:pPr>
        <w:numPr>
          <w:ilvl w:val="0"/>
          <w:numId w:val="165"/>
        </w:numPr>
        <w:rPr>
          <w:ins w:id="156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62" w:author="Tejal Dalvi" w:date="2025-11-16T23:55:00Z">
        <w:r>
          <w:rPr>
            <w:rFonts w:hint="default" w:ascii="Calibri Light" w:hAnsi="Calibri Light" w:cs="Calibri Light"/>
            <w:b w:val="0"/>
            <w:bCs w:val="0"/>
            <w:color w:val="000000" w:themeColor="text1"/>
            <w:u w:val="none"/>
            <w14:textFill>
              <w14:solidFill>
                <w14:schemeClr w14:val="tx1"/>
              </w14:solidFill>
            </w14:textFill>
          </w:rPr>
          <w:t>Now the attacker gains access to the employee’s system → then the company network.</w:t>
        </w:r>
      </w:ins>
    </w:p>
    <w:p w14:paraId="2C6FBE08">
      <w:pPr>
        <w:rPr>
          <w:ins w:id="156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64"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t>Q)</w:t>
        </w:r>
      </w:ins>
      <w:ins w:id="1565" w:author="Tejal Dalvi" w:date="2025-11-16T23:55:00Z">
        <w:r>
          <w:rPr>
            <w:rFonts w:hint="default" w:ascii="Calibri Light" w:hAnsi="Calibri Light" w:cs="Calibri Light"/>
            <w:b w:val="0"/>
            <w:bCs w:val="0"/>
            <w:color w:val="000000" w:themeColor="text1"/>
            <w:u w:val="none"/>
            <w14:textFill>
              <w14:solidFill>
                <w14:schemeClr w14:val="tx1"/>
              </w14:solidFill>
            </w14:textFill>
          </w:rPr>
          <w:t xml:space="preserve"> brute force attack and passowrd cracking</w:t>
        </w:r>
      </w:ins>
    </w:p>
    <w:p w14:paraId="55D9FF56">
      <w:pPr>
        <w:rPr>
          <w:ins w:id="156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67" w:author="Tejal Dalvi" w:date="2025-11-16T23:55:00Z">
        <w:r>
          <w:rPr>
            <w:rFonts w:hint="default" w:ascii="Calibri Light" w:hAnsi="Calibri Light" w:cs="Calibri Light"/>
            <w:b w:val="0"/>
            <w:bCs w:val="0"/>
            <w:color w:val="000000" w:themeColor="text1"/>
            <w:u w:val="none"/>
            <w14:textFill>
              <w14:solidFill>
                <w14:schemeClr w14:val="tx1"/>
              </w14:solidFill>
            </w14:textFill>
          </w:rPr>
          <w:t>-&gt;Brute Force Attack (in detail)</w:t>
        </w:r>
      </w:ins>
    </w:p>
    <w:p w14:paraId="27257C8E">
      <w:pPr>
        <w:rPr>
          <w:ins w:id="156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69" w:author="Tejal Dalvi" w:date="2025-11-16T23:55:00Z">
        <w:r>
          <w:rPr>
            <w:rFonts w:hint="default" w:ascii="Calibri Light" w:hAnsi="Calibri Light" w:cs="Calibri Light"/>
            <w:b w:val="0"/>
            <w:bCs w:val="0"/>
            <w:color w:val="000000" w:themeColor="text1"/>
            <w:u w:val="none"/>
            <w14:textFill>
              <w14:solidFill>
                <w14:schemeClr w14:val="tx1"/>
              </w14:solidFill>
            </w14:textFill>
          </w:rPr>
          <w:t>A Brute Force Attack is a password-guessing technique where the attacker tries every possible combination of characters until the correct password is found.</w:t>
        </w:r>
      </w:ins>
    </w:p>
    <w:p w14:paraId="64282628">
      <w:pPr>
        <w:rPr>
          <w:ins w:id="157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71" w:author="Tejal Dalvi" w:date="2025-11-16T23:55:00Z">
        <w:r>
          <w:rPr>
            <w:rFonts w:hint="default" w:ascii="Calibri Light" w:hAnsi="Calibri Light" w:cs="Calibri Light"/>
            <w:b w:val="0"/>
            <w:bCs w:val="0"/>
            <w:color w:val="000000" w:themeColor="text1"/>
            <w:u w:val="none"/>
            <w14:textFill>
              <w14:solidFill>
                <w14:schemeClr w14:val="tx1"/>
              </w14:solidFill>
            </w14:textFill>
          </w:rPr>
          <w:t>How it Works</w:t>
        </w:r>
      </w:ins>
    </w:p>
    <w:p w14:paraId="734CACD0">
      <w:pPr>
        <w:numPr>
          <w:ilvl w:val="0"/>
          <w:numId w:val="166"/>
        </w:numPr>
        <w:rPr>
          <w:ins w:id="157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73"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 uses automated tools.</w:t>
        </w:r>
      </w:ins>
    </w:p>
    <w:p w14:paraId="5F8E910F">
      <w:pPr>
        <w:numPr>
          <w:ilvl w:val="0"/>
          <w:numId w:val="166"/>
        </w:numPr>
        <w:rPr>
          <w:ins w:id="157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75" w:author="Tejal Dalvi" w:date="2025-11-16T23:55:00Z">
        <w:r>
          <w:rPr>
            <w:rFonts w:hint="default" w:ascii="Calibri Light" w:hAnsi="Calibri Light" w:cs="Calibri Light"/>
            <w:b w:val="0"/>
            <w:bCs w:val="0"/>
            <w:color w:val="000000" w:themeColor="text1"/>
            <w:u w:val="none"/>
            <w14:textFill>
              <w14:solidFill>
                <w14:schemeClr w14:val="tx1"/>
              </w14:solidFill>
            </w14:textFill>
          </w:rPr>
          <w:t>Tools try millions/billions of combinations:</w:t>
        </w:r>
      </w:ins>
      <w:ins w:id="1576"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577" w:author="Tejal Dalvi" w:date="2025-11-16T23:55:00Z">
        <w:r>
          <w:rPr>
            <w:rFonts w:hint="default" w:ascii="Calibri Light" w:hAnsi="Calibri Light" w:cs="Calibri Light"/>
            <w:b w:val="0"/>
            <w:bCs w:val="0"/>
            <w:color w:val="000000" w:themeColor="text1"/>
            <w:u w:val="none"/>
            <w14:textFill>
              <w14:solidFill>
                <w14:schemeClr w14:val="tx1"/>
              </w14:solidFill>
            </w14:textFill>
          </w:rPr>
          <w:t>Example: a → aa → aaa → abc → 123 → etc.</w:t>
        </w:r>
      </w:ins>
    </w:p>
    <w:p w14:paraId="7B5FE30F">
      <w:pPr>
        <w:rPr>
          <w:ins w:id="157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79" w:author="Tejal Dalvi" w:date="2025-11-16T23:55:00Z">
        <w:r>
          <w:rPr>
            <w:rFonts w:hint="default" w:ascii="Calibri Light" w:hAnsi="Calibri Light" w:cs="Calibri Light"/>
            <w:b w:val="0"/>
            <w:bCs w:val="0"/>
            <w:color w:val="000000" w:themeColor="text1"/>
            <w:u w:val="none"/>
            <w14:textFill>
              <w14:solidFill>
                <w14:schemeClr w14:val="tx1"/>
              </w14:solidFill>
            </w14:textFill>
          </w:rPr>
          <w:t>Key Points</w:t>
        </w:r>
      </w:ins>
    </w:p>
    <w:p w14:paraId="2896A4E5">
      <w:pPr>
        <w:numPr>
          <w:ilvl w:val="0"/>
          <w:numId w:val="167"/>
        </w:numPr>
        <w:rPr>
          <w:ins w:id="158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81" w:author="Tejal Dalvi" w:date="2025-11-16T23:55:00Z">
        <w:r>
          <w:rPr>
            <w:rFonts w:hint="default" w:ascii="Calibri Light" w:hAnsi="Calibri Light" w:cs="Calibri Light"/>
            <w:b w:val="0"/>
            <w:bCs w:val="0"/>
            <w:color w:val="000000" w:themeColor="text1"/>
            <w:u w:val="none"/>
            <w14:textFill>
              <w14:solidFill>
                <w14:schemeClr w14:val="tx1"/>
              </w14:solidFill>
            </w14:textFill>
          </w:rPr>
          <w:t>Very time-consuming if the password is long and strong.</w:t>
        </w:r>
      </w:ins>
    </w:p>
    <w:p w14:paraId="3640B524">
      <w:pPr>
        <w:numPr>
          <w:ilvl w:val="0"/>
          <w:numId w:val="167"/>
        </w:numPr>
        <w:rPr>
          <w:ins w:id="158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83" w:author="Tejal Dalvi" w:date="2025-11-16T23:55:00Z">
        <w:r>
          <w:rPr>
            <w:rFonts w:hint="default" w:ascii="Calibri Light" w:hAnsi="Calibri Light" w:cs="Calibri Light"/>
            <w:b w:val="0"/>
            <w:bCs w:val="0"/>
            <w:color w:val="000000" w:themeColor="text1"/>
            <w:u w:val="none"/>
            <w14:textFill>
              <w14:solidFill>
                <w14:schemeClr w14:val="tx1"/>
              </w14:solidFill>
            </w14:textFill>
          </w:rPr>
          <w:t>Very effective for short or weak passwords.</w:t>
        </w:r>
      </w:ins>
    </w:p>
    <w:p w14:paraId="6B71F8A6">
      <w:pPr>
        <w:numPr>
          <w:ilvl w:val="0"/>
          <w:numId w:val="167"/>
        </w:numPr>
        <w:rPr>
          <w:ins w:id="158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85" w:author="Tejal Dalvi" w:date="2025-11-16T23:55:00Z">
        <w:r>
          <w:rPr>
            <w:rFonts w:hint="default" w:ascii="Calibri Light" w:hAnsi="Calibri Light" w:cs="Calibri Light"/>
            <w:b w:val="0"/>
            <w:bCs w:val="0"/>
            <w:color w:val="000000" w:themeColor="text1"/>
            <w:u w:val="none"/>
            <w14:textFill>
              <w14:solidFill>
                <w14:schemeClr w14:val="tx1"/>
              </w14:solidFill>
            </w14:textFill>
          </w:rPr>
          <w:t>Used to break passwords, PINs, encryption keys, login systems.</w:t>
        </w:r>
      </w:ins>
    </w:p>
    <w:p w14:paraId="0E5CD897">
      <w:pPr>
        <w:rPr>
          <w:ins w:id="158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87" w:author="Tejal Dalvi" w:date="2025-11-16T23:55:00Z">
        <w:r>
          <w:rPr>
            <w:rFonts w:hint="default" w:ascii="Calibri Light" w:hAnsi="Calibri Light" w:cs="Calibri Light"/>
            <w:b w:val="0"/>
            <w:bCs w:val="0"/>
            <w:color w:val="000000" w:themeColor="text1"/>
            <w:u w:val="none"/>
            <w14:textFill>
              <w14:solidFill>
                <w14:schemeClr w14:val="tx1"/>
              </w14:solidFill>
            </w14:textFill>
          </w:rPr>
          <w:t>Types of Brute Force Attacks</w:t>
        </w:r>
      </w:ins>
    </w:p>
    <w:p w14:paraId="1AEDDC12">
      <w:pPr>
        <w:rPr>
          <w:ins w:id="158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89" w:author="Tejal Dalvi" w:date="2025-11-16T23:55:00Z">
        <w:r>
          <w:rPr>
            <w:rFonts w:hint="default" w:ascii="Calibri Light" w:hAnsi="Calibri Light" w:cs="Calibri Light"/>
            <w:b w:val="0"/>
            <w:bCs w:val="0"/>
            <w:color w:val="000000" w:themeColor="text1"/>
            <w:u w:val="none"/>
            <w14:textFill>
              <w14:solidFill>
                <w14:schemeClr w14:val="tx1"/>
              </w14:solidFill>
            </w14:textFill>
          </w:rPr>
          <w:t>1. Simple Brute Force</w:t>
        </w:r>
      </w:ins>
    </w:p>
    <w:p w14:paraId="32204F65">
      <w:pPr>
        <w:rPr>
          <w:ins w:id="159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91" w:author="Tejal Dalvi" w:date="2025-11-16T23:55:00Z">
        <w:r>
          <w:rPr>
            <w:rFonts w:hint="default" w:ascii="Calibri Light" w:hAnsi="Calibri Light" w:cs="Calibri Light"/>
            <w:b w:val="0"/>
            <w:bCs w:val="0"/>
            <w:color w:val="000000" w:themeColor="text1"/>
            <w:u w:val="none"/>
            <w14:textFill>
              <w14:solidFill>
                <w14:schemeClr w14:val="tx1"/>
              </w14:solidFill>
            </w14:textFill>
          </w:rPr>
          <w:t>Tries every possible combination of characters.</w:t>
        </w:r>
      </w:ins>
      <w:ins w:id="1592"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593" w:author="Tejal Dalvi" w:date="2025-11-16T23:55:00Z">
        <w:r>
          <w:rPr>
            <w:rFonts w:hint="default" w:ascii="Calibri Light" w:hAnsi="Calibri Light" w:cs="Calibri Light"/>
            <w:b w:val="0"/>
            <w:bCs w:val="0"/>
            <w:color w:val="000000" w:themeColor="text1"/>
            <w:u w:val="none"/>
            <w14:textFill>
              <w14:solidFill>
                <w14:schemeClr w14:val="tx1"/>
              </w14:solidFill>
            </w14:textFill>
          </w:rPr>
          <w:t>Example: trying all 4-digit PINs from 0000–9999.</w:t>
        </w:r>
      </w:ins>
    </w:p>
    <w:p w14:paraId="1C9299A7">
      <w:pPr>
        <w:rPr>
          <w:ins w:id="159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95" w:author="Tejal Dalvi" w:date="2025-11-16T23:55:00Z">
        <w:r>
          <w:rPr>
            <w:rFonts w:hint="default" w:ascii="Calibri Light" w:hAnsi="Calibri Light" w:cs="Calibri Light"/>
            <w:b w:val="0"/>
            <w:bCs w:val="0"/>
            <w:color w:val="000000" w:themeColor="text1"/>
            <w:u w:val="none"/>
            <w14:textFill>
              <w14:solidFill>
                <w14:schemeClr w14:val="tx1"/>
              </w14:solidFill>
            </w14:textFill>
          </w:rPr>
          <w:t>2. Dictionary Attack</w:t>
        </w:r>
      </w:ins>
    </w:p>
    <w:p w14:paraId="3F1D6BD7">
      <w:pPr>
        <w:rPr>
          <w:ins w:id="159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597" w:author="Tejal Dalvi" w:date="2025-11-16T23:55:00Z">
        <w:r>
          <w:rPr>
            <w:rFonts w:hint="default" w:ascii="Calibri Light" w:hAnsi="Calibri Light" w:cs="Calibri Light"/>
            <w:b w:val="0"/>
            <w:bCs w:val="0"/>
            <w:color w:val="000000" w:themeColor="text1"/>
            <w:u w:val="none"/>
            <w14:textFill>
              <w14:solidFill>
                <w14:schemeClr w14:val="tx1"/>
              </w14:solidFill>
            </w14:textFill>
          </w:rPr>
          <w:t>Uses a list of common words or passwords instead of random combinations.</w:t>
        </w:r>
      </w:ins>
      <w:ins w:id="1598"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599" w:author="Tejal Dalvi" w:date="2025-11-16T23:55:00Z">
        <w:r>
          <w:rPr>
            <w:rFonts w:hint="default" w:ascii="Calibri Light" w:hAnsi="Calibri Light" w:cs="Calibri Light"/>
            <w:b w:val="0"/>
            <w:bCs w:val="0"/>
            <w:color w:val="000000" w:themeColor="text1"/>
            <w:u w:val="none"/>
            <w14:textFill>
              <w14:solidFill>
                <w14:schemeClr w14:val="tx1"/>
              </w14:solidFill>
            </w14:textFill>
          </w:rPr>
          <w:t>Example dictionary: “123456”, “password”, “qwerty”, “iloveyou”.</w:t>
        </w:r>
      </w:ins>
    </w:p>
    <w:p w14:paraId="66BEFE94">
      <w:pPr>
        <w:rPr>
          <w:ins w:id="160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01" w:author="Tejal Dalvi" w:date="2025-11-16T23:55:00Z">
        <w:r>
          <w:rPr>
            <w:rFonts w:hint="default" w:ascii="Calibri Light" w:hAnsi="Calibri Light" w:cs="Calibri Light"/>
            <w:b w:val="0"/>
            <w:bCs w:val="0"/>
            <w:color w:val="000000" w:themeColor="text1"/>
            <w:u w:val="none"/>
            <w14:textFill>
              <w14:solidFill>
                <w14:schemeClr w14:val="tx1"/>
              </w14:solidFill>
            </w14:textFill>
          </w:rPr>
          <w:t>3. Hybrid Brute Force</w:t>
        </w:r>
      </w:ins>
    </w:p>
    <w:p w14:paraId="48396E0C">
      <w:pPr>
        <w:rPr>
          <w:ins w:id="160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03" w:author="Tejal Dalvi" w:date="2025-11-16T23:55:00Z">
        <w:r>
          <w:rPr>
            <w:rFonts w:hint="default" w:ascii="Calibri Light" w:hAnsi="Calibri Light" w:cs="Calibri Light"/>
            <w:b w:val="0"/>
            <w:bCs w:val="0"/>
            <w:color w:val="000000" w:themeColor="text1"/>
            <w:u w:val="none"/>
            <w14:textFill>
              <w14:solidFill>
                <w14:schemeClr w14:val="tx1"/>
              </w14:solidFill>
            </w14:textFill>
          </w:rPr>
          <w:t>Mixes dictionary words + symbols/numbers.</w:t>
        </w:r>
      </w:ins>
      <w:ins w:id="1604"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605" w:author="Tejal Dalvi" w:date="2025-11-16T23:55:00Z">
        <w:r>
          <w:rPr>
            <w:rFonts w:hint="default" w:ascii="Calibri Light" w:hAnsi="Calibri Light" w:cs="Calibri Light"/>
            <w:b w:val="0"/>
            <w:bCs w:val="0"/>
            <w:color w:val="000000" w:themeColor="text1"/>
            <w:u w:val="none"/>
            <w14:textFill>
              <w14:solidFill>
                <w14:schemeClr w14:val="tx1"/>
              </w14:solidFill>
            </w14:textFill>
          </w:rPr>
          <w:t>Example:</w:t>
        </w:r>
      </w:ins>
    </w:p>
    <w:p w14:paraId="5E3FACFB">
      <w:pPr>
        <w:numPr>
          <w:ilvl w:val="0"/>
          <w:numId w:val="168"/>
        </w:numPr>
        <w:rPr>
          <w:ins w:id="160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07" w:author="Tejal Dalvi" w:date="2025-11-16T23:55:00Z">
        <w:r>
          <w:rPr>
            <w:rFonts w:hint="default" w:ascii="Calibri Light" w:hAnsi="Calibri Light" w:cs="Calibri Light"/>
            <w:b w:val="0"/>
            <w:bCs w:val="0"/>
            <w:color w:val="000000" w:themeColor="text1"/>
            <w:u w:val="none"/>
            <w14:textFill>
              <w14:solidFill>
                <w14:schemeClr w14:val="tx1"/>
              </w14:solidFill>
            </w14:textFill>
          </w:rPr>
          <w:t>“password123”</w:t>
        </w:r>
      </w:ins>
    </w:p>
    <w:p w14:paraId="4BDC053B">
      <w:pPr>
        <w:numPr>
          <w:ilvl w:val="0"/>
          <w:numId w:val="168"/>
        </w:numPr>
        <w:rPr>
          <w:ins w:id="160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09" w:author="Tejal Dalvi" w:date="2025-11-16T23:55:00Z">
        <w:r>
          <w:rPr>
            <w:rFonts w:hint="default" w:ascii="Calibri Light" w:hAnsi="Calibri Light" w:cs="Calibri Light"/>
            <w:b w:val="0"/>
            <w:bCs w:val="0"/>
            <w:color w:val="000000" w:themeColor="text1"/>
            <w:u w:val="none"/>
            <w14:textFill>
              <w14:solidFill>
                <w14:schemeClr w14:val="tx1"/>
              </w14:solidFill>
            </w14:textFill>
          </w:rPr>
          <w:t>“admin@2024”</w:t>
        </w:r>
      </w:ins>
    </w:p>
    <w:p w14:paraId="52C17F6D">
      <w:pPr>
        <w:rPr>
          <w:ins w:id="161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11" w:author="Tejal Dalvi" w:date="2025-11-16T23:55:00Z">
        <w:r>
          <w:rPr>
            <w:rFonts w:hint="default" w:ascii="Calibri Light" w:hAnsi="Calibri Light" w:cs="Calibri Light"/>
            <w:b w:val="0"/>
            <w:bCs w:val="0"/>
            <w:color w:val="000000" w:themeColor="text1"/>
            <w:u w:val="none"/>
            <w14:textFill>
              <w14:solidFill>
                <w14:schemeClr w14:val="tx1"/>
              </w14:solidFill>
            </w14:textFill>
          </w:rPr>
          <w:t>Tools Used</w:t>
        </w:r>
      </w:ins>
    </w:p>
    <w:p w14:paraId="64424E04">
      <w:pPr>
        <w:numPr>
          <w:ilvl w:val="0"/>
          <w:numId w:val="169"/>
        </w:numPr>
        <w:rPr>
          <w:ins w:id="161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13" w:author="Tejal Dalvi" w:date="2025-11-16T23:55:00Z">
        <w:r>
          <w:rPr>
            <w:rFonts w:hint="default" w:ascii="Calibri Light" w:hAnsi="Calibri Light" w:cs="Calibri Light"/>
            <w:b w:val="0"/>
            <w:bCs w:val="0"/>
            <w:color w:val="000000" w:themeColor="text1"/>
            <w:u w:val="none"/>
            <w14:textFill>
              <w14:solidFill>
                <w14:schemeClr w14:val="tx1"/>
              </w14:solidFill>
            </w14:textFill>
          </w:rPr>
          <w:t>Hydra</w:t>
        </w:r>
      </w:ins>
    </w:p>
    <w:p w14:paraId="5EB7CBFD">
      <w:pPr>
        <w:numPr>
          <w:ilvl w:val="0"/>
          <w:numId w:val="169"/>
        </w:numPr>
        <w:rPr>
          <w:ins w:id="161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15" w:author="Tejal Dalvi" w:date="2025-11-16T23:55:00Z">
        <w:r>
          <w:rPr>
            <w:rFonts w:hint="default" w:ascii="Calibri Light" w:hAnsi="Calibri Light" w:cs="Calibri Light"/>
            <w:b w:val="0"/>
            <w:bCs w:val="0"/>
            <w:color w:val="000000" w:themeColor="text1"/>
            <w:u w:val="none"/>
            <w14:textFill>
              <w14:solidFill>
                <w14:schemeClr w14:val="tx1"/>
              </w14:solidFill>
            </w14:textFill>
          </w:rPr>
          <w:t>John the Ripper</w:t>
        </w:r>
      </w:ins>
    </w:p>
    <w:p w14:paraId="4C198F43">
      <w:pPr>
        <w:numPr>
          <w:ilvl w:val="0"/>
          <w:numId w:val="169"/>
        </w:numPr>
        <w:rPr>
          <w:ins w:id="161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17" w:author="Tejal Dalvi" w:date="2025-11-16T23:55:00Z">
        <w:r>
          <w:rPr>
            <w:rFonts w:hint="default" w:ascii="Calibri Light" w:hAnsi="Calibri Light" w:cs="Calibri Light"/>
            <w:b w:val="0"/>
            <w:bCs w:val="0"/>
            <w:color w:val="000000" w:themeColor="text1"/>
            <w:u w:val="none"/>
            <w14:textFill>
              <w14:solidFill>
                <w14:schemeClr w14:val="tx1"/>
              </w14:solidFill>
            </w14:textFill>
          </w:rPr>
          <w:t>Hashcat</w:t>
        </w:r>
      </w:ins>
    </w:p>
    <w:p w14:paraId="0B99DBD4">
      <w:pPr>
        <w:numPr>
          <w:ilvl w:val="0"/>
          <w:numId w:val="169"/>
        </w:numPr>
        <w:rPr>
          <w:ins w:id="161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19" w:author="Tejal Dalvi" w:date="2025-11-16T23:55:00Z">
        <w:r>
          <w:rPr>
            <w:rFonts w:hint="default" w:ascii="Calibri Light" w:hAnsi="Calibri Light" w:cs="Calibri Light"/>
            <w:b w:val="0"/>
            <w:bCs w:val="0"/>
            <w:color w:val="000000" w:themeColor="text1"/>
            <w:u w:val="none"/>
            <w14:textFill>
              <w14:solidFill>
                <w14:schemeClr w14:val="tx1"/>
              </w14:solidFill>
            </w14:textFill>
          </w:rPr>
          <w:t>Aircrack-ng</w:t>
        </w:r>
      </w:ins>
    </w:p>
    <w:p w14:paraId="2893095E">
      <w:pPr>
        <w:rPr>
          <w:ins w:id="162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21" w:author="Tejal Dalvi" w:date="2025-11-16T23:55:00Z">
        <w:r>
          <w:rPr>
            <w:rFonts w:hint="default" w:ascii="Calibri Light" w:hAnsi="Calibri Light" w:cs="Calibri Light"/>
            <w:b w:val="0"/>
            <w:bCs w:val="0"/>
            <w:color w:val="000000" w:themeColor="text1"/>
            <w:u w:val="none"/>
            <w14:textFill>
              <w14:solidFill>
                <w14:schemeClr w14:val="tx1"/>
              </w14:solidFill>
            </w14:textFill>
          </w:rPr>
          <w:t>Password Cracking (in detail)</w:t>
        </w:r>
      </w:ins>
    </w:p>
    <w:p w14:paraId="2BDB1B37">
      <w:pPr>
        <w:rPr>
          <w:ins w:id="162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23" w:author="Tejal Dalvi" w:date="2025-11-16T23:55:00Z">
        <w:r>
          <w:rPr>
            <w:rFonts w:hint="default" w:ascii="Calibri Light" w:hAnsi="Calibri Light" w:cs="Calibri Light"/>
            <w:b w:val="0"/>
            <w:bCs w:val="0"/>
            <w:color w:val="000000" w:themeColor="text1"/>
            <w:u w:val="none"/>
            <w14:textFill>
              <w14:solidFill>
                <w14:schemeClr w14:val="tx1"/>
              </w14:solidFill>
            </w14:textFill>
          </w:rPr>
          <w:t>Password Cracking is the process of recovering passwords from stored or transmitted data using different techniques.</w:t>
        </w:r>
      </w:ins>
    </w:p>
    <w:p w14:paraId="0FAFCC13">
      <w:pPr>
        <w:rPr>
          <w:ins w:id="162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25" w:author="Tejal Dalvi" w:date="2025-11-16T23:55:00Z">
        <w:r>
          <w:rPr>
            <w:rFonts w:hint="default" w:ascii="Calibri Light" w:hAnsi="Calibri Light" w:cs="Calibri Light"/>
            <w:b w:val="0"/>
            <w:bCs w:val="0"/>
            <w:color w:val="000000" w:themeColor="text1"/>
            <w:u w:val="none"/>
            <w14:textFill>
              <w14:solidFill>
                <w14:schemeClr w14:val="tx1"/>
              </w14:solidFill>
            </w14:textFill>
          </w:rPr>
          <w:t>It is used by:</w:t>
        </w:r>
      </w:ins>
    </w:p>
    <w:p w14:paraId="6634A621">
      <w:pPr>
        <w:numPr>
          <w:ilvl w:val="0"/>
          <w:numId w:val="170"/>
        </w:numPr>
        <w:rPr>
          <w:ins w:id="162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27" w:author="Tejal Dalvi" w:date="2025-11-16T23:55:00Z">
        <w:r>
          <w:rPr>
            <w:rFonts w:hint="default" w:ascii="Calibri Light" w:hAnsi="Calibri Light" w:cs="Calibri Light"/>
            <w:b w:val="0"/>
            <w:bCs w:val="0"/>
            <w:color w:val="000000" w:themeColor="text1"/>
            <w:u w:val="none"/>
            <w14:textFill>
              <w14:solidFill>
                <w14:schemeClr w14:val="tx1"/>
              </w14:solidFill>
            </w14:textFill>
          </w:rPr>
          <w:t>Ethical hackers → to test security</w:t>
        </w:r>
      </w:ins>
    </w:p>
    <w:p w14:paraId="0CD626CB">
      <w:pPr>
        <w:numPr>
          <w:ilvl w:val="0"/>
          <w:numId w:val="170"/>
        </w:numPr>
        <w:rPr>
          <w:ins w:id="162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29"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Attackers → to gain unauthorized access</w:t>
        </w:r>
      </w:ins>
    </w:p>
    <w:p w14:paraId="0E9AF551">
      <w:pPr>
        <w:rPr>
          <w:ins w:id="163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31" w:author="Tejal Dalvi" w:date="2025-11-16T23:55:00Z">
        <w:r>
          <w:rPr>
            <w:rFonts w:hint="default" w:ascii="Calibri Light" w:hAnsi="Calibri Light" w:cs="Calibri Light"/>
            <w:b w:val="0"/>
            <w:bCs w:val="0"/>
            <w:color w:val="000000" w:themeColor="text1"/>
            <w:u w:val="none"/>
            <w14:textFill>
              <w14:solidFill>
                <w14:schemeClr w14:val="tx1"/>
              </w14:solidFill>
            </w14:textFill>
          </w:rPr>
          <w:t>Methods of Password Cracking</w:t>
        </w:r>
      </w:ins>
    </w:p>
    <w:p w14:paraId="69C1E769">
      <w:pPr>
        <w:rPr>
          <w:ins w:id="163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33" w:author="Tejal Dalvi" w:date="2025-11-16T23:55:00Z">
        <w:r>
          <w:rPr>
            <w:rFonts w:hint="default" w:ascii="Calibri Light" w:hAnsi="Calibri Light" w:cs="Calibri Light"/>
            <w:b w:val="0"/>
            <w:bCs w:val="0"/>
            <w:color w:val="000000" w:themeColor="text1"/>
            <w:u w:val="none"/>
            <w14:textFill>
              <w14:solidFill>
                <w14:schemeClr w14:val="tx1"/>
              </w14:solidFill>
            </w14:textFill>
          </w:rPr>
          <w:t>1. Brute Force (Explained Above)</w:t>
        </w:r>
      </w:ins>
    </w:p>
    <w:p w14:paraId="4ED78FD2">
      <w:pPr>
        <w:rPr>
          <w:ins w:id="163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35" w:author="Tejal Dalvi" w:date="2025-11-16T23:55:00Z">
        <w:r>
          <w:rPr>
            <w:rFonts w:hint="default" w:ascii="Calibri Light" w:hAnsi="Calibri Light" w:cs="Calibri Light"/>
            <w:b w:val="0"/>
            <w:bCs w:val="0"/>
            <w:color w:val="000000" w:themeColor="text1"/>
            <w:u w:val="none"/>
            <w14:textFill>
              <w14:solidFill>
                <w14:schemeClr w14:val="tx1"/>
              </w14:solidFill>
            </w14:textFill>
          </w:rPr>
          <w:t>Tries all combinations.</w:t>
        </w:r>
      </w:ins>
    </w:p>
    <w:p w14:paraId="3EB53B9D">
      <w:pPr>
        <w:rPr>
          <w:ins w:id="163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37" w:author="Tejal Dalvi" w:date="2025-11-16T23:55:00Z">
        <w:r>
          <w:rPr>
            <w:rFonts w:hint="default" w:ascii="Calibri Light" w:hAnsi="Calibri Light" w:cs="Calibri Light"/>
            <w:b w:val="0"/>
            <w:bCs w:val="0"/>
            <w:color w:val="000000" w:themeColor="text1"/>
            <w:u w:val="none"/>
            <w14:textFill>
              <w14:solidFill>
                <w14:schemeClr w14:val="tx1"/>
              </w14:solidFill>
            </w14:textFill>
          </w:rPr>
          <w:t>2. Dictionary Attack</w:t>
        </w:r>
      </w:ins>
    </w:p>
    <w:p w14:paraId="49BCC516">
      <w:pPr>
        <w:rPr>
          <w:ins w:id="163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39" w:author="Tejal Dalvi" w:date="2025-11-16T23:55:00Z">
        <w:r>
          <w:rPr>
            <w:rFonts w:hint="default" w:ascii="Calibri Light" w:hAnsi="Calibri Light" w:cs="Calibri Light"/>
            <w:b w:val="0"/>
            <w:bCs w:val="0"/>
            <w:color w:val="000000" w:themeColor="text1"/>
            <w:u w:val="none"/>
            <w14:textFill>
              <w14:solidFill>
                <w14:schemeClr w14:val="tx1"/>
              </w14:solidFill>
            </w14:textFill>
          </w:rPr>
          <w:t>Uses predefined wordlists.</w:t>
        </w:r>
      </w:ins>
    </w:p>
    <w:p w14:paraId="69E1A8AB">
      <w:pPr>
        <w:rPr>
          <w:ins w:id="164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41" w:author="Tejal Dalvi" w:date="2025-11-16T23:55:00Z">
        <w:r>
          <w:rPr>
            <w:rFonts w:hint="default" w:ascii="Calibri Light" w:hAnsi="Calibri Light" w:cs="Calibri Light"/>
            <w:b w:val="0"/>
            <w:bCs w:val="0"/>
            <w:color w:val="000000" w:themeColor="text1"/>
            <w:u w:val="none"/>
            <w14:textFill>
              <w14:solidFill>
                <w14:schemeClr w14:val="tx1"/>
              </w14:solidFill>
            </w14:textFill>
          </w:rPr>
          <w:t>3. Rainbow Table Attack</w:t>
        </w:r>
      </w:ins>
    </w:p>
    <w:p w14:paraId="1110937F">
      <w:pPr>
        <w:rPr>
          <w:ins w:id="164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43" w:author="Tejal Dalvi" w:date="2025-11-16T23:55:00Z">
        <w:r>
          <w:rPr>
            <w:rFonts w:hint="default" w:ascii="Calibri Light" w:hAnsi="Calibri Light" w:cs="Calibri Light"/>
            <w:b w:val="0"/>
            <w:bCs w:val="0"/>
            <w:color w:val="000000" w:themeColor="text1"/>
            <w:u w:val="none"/>
            <w14:textFill>
              <w14:solidFill>
                <w14:schemeClr w14:val="tx1"/>
              </w14:solidFill>
            </w14:textFill>
          </w:rPr>
          <w:t>Uses precomputed tables of password hashes to crack passwords faster.</w:t>
        </w:r>
      </w:ins>
    </w:p>
    <w:p w14:paraId="43F72DC7">
      <w:pPr>
        <w:rPr>
          <w:ins w:id="164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45" w:author="Tejal Dalvi" w:date="2025-11-16T23:55:00Z">
        <w:r>
          <w:rPr>
            <w:rFonts w:hint="default" w:ascii="Calibri Light" w:hAnsi="Calibri Light" w:cs="Calibri Light"/>
            <w:b w:val="0"/>
            <w:bCs w:val="0"/>
            <w:color w:val="000000" w:themeColor="text1"/>
            <w:u w:val="none"/>
            <w14:textFill>
              <w14:solidFill>
                <w14:schemeClr w14:val="tx1"/>
              </w14:solidFill>
            </w14:textFill>
          </w:rPr>
          <w:t>4. Shoulder Surfing</w:t>
        </w:r>
      </w:ins>
    </w:p>
    <w:p w14:paraId="7CA3FF6F">
      <w:pPr>
        <w:rPr>
          <w:ins w:id="164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47" w:author="Tejal Dalvi" w:date="2025-11-16T23:55:00Z">
        <w:r>
          <w:rPr>
            <w:rFonts w:hint="default" w:ascii="Calibri Light" w:hAnsi="Calibri Light" w:cs="Calibri Light"/>
            <w:b w:val="0"/>
            <w:bCs w:val="0"/>
            <w:color w:val="000000" w:themeColor="text1"/>
            <w:u w:val="none"/>
            <w14:textFill>
              <w14:solidFill>
                <w14:schemeClr w14:val="tx1"/>
              </w14:solidFill>
            </w14:textFill>
          </w:rPr>
          <w:t>Physically watching someone type their password.</w:t>
        </w:r>
      </w:ins>
    </w:p>
    <w:p w14:paraId="3A8B44DA">
      <w:pPr>
        <w:rPr>
          <w:ins w:id="164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49" w:author="Tejal Dalvi" w:date="2025-11-16T23:55:00Z">
        <w:r>
          <w:rPr>
            <w:rFonts w:hint="default" w:ascii="Calibri Light" w:hAnsi="Calibri Light" w:cs="Calibri Light"/>
            <w:b w:val="0"/>
            <w:bCs w:val="0"/>
            <w:color w:val="000000" w:themeColor="text1"/>
            <w:u w:val="none"/>
            <w14:textFill>
              <w14:solidFill>
                <w14:schemeClr w14:val="tx1"/>
              </w14:solidFill>
            </w14:textFill>
          </w:rPr>
          <w:t>5. Social Engineering</w:t>
        </w:r>
      </w:ins>
    </w:p>
    <w:p w14:paraId="0BDD3F08">
      <w:pPr>
        <w:rPr>
          <w:ins w:id="165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51" w:author="Tejal Dalvi" w:date="2025-11-16T23:55:00Z">
        <w:r>
          <w:rPr>
            <w:rFonts w:hint="default" w:ascii="Calibri Light" w:hAnsi="Calibri Light" w:cs="Calibri Light"/>
            <w:b w:val="0"/>
            <w:bCs w:val="0"/>
            <w:color w:val="000000" w:themeColor="text1"/>
            <w:u w:val="none"/>
            <w14:textFill>
              <w14:solidFill>
                <w14:schemeClr w14:val="tx1"/>
              </w14:solidFill>
            </w14:textFill>
          </w:rPr>
          <w:t>Tricking users into revealing their password.</w:t>
        </w:r>
      </w:ins>
    </w:p>
    <w:p w14:paraId="41C7D598">
      <w:pPr>
        <w:rPr>
          <w:ins w:id="165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53" w:author="Tejal Dalvi" w:date="2025-11-16T23:55:00Z">
        <w:r>
          <w:rPr>
            <w:rFonts w:hint="default" w:ascii="Calibri Light" w:hAnsi="Calibri Light" w:cs="Calibri Light"/>
            <w:b w:val="0"/>
            <w:bCs w:val="0"/>
            <w:color w:val="000000" w:themeColor="text1"/>
            <w:u w:val="none"/>
            <w14:textFill>
              <w14:solidFill>
                <w14:schemeClr w14:val="tx1"/>
              </w14:solidFill>
            </w14:textFill>
          </w:rPr>
          <w:t>6. Phishing</w:t>
        </w:r>
      </w:ins>
    </w:p>
    <w:p w14:paraId="2A5A1132">
      <w:pPr>
        <w:rPr>
          <w:ins w:id="165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55" w:author="Tejal Dalvi" w:date="2025-11-16T23:55:00Z">
        <w:r>
          <w:rPr>
            <w:rFonts w:hint="default" w:ascii="Calibri Light" w:hAnsi="Calibri Light" w:cs="Calibri Light"/>
            <w:b w:val="0"/>
            <w:bCs w:val="0"/>
            <w:color w:val="000000" w:themeColor="text1"/>
            <w:u w:val="none"/>
            <w14:textFill>
              <w14:solidFill>
                <w14:schemeClr w14:val="tx1"/>
              </w14:solidFill>
            </w14:textFill>
          </w:rPr>
          <w:t>Fake login pages to steal passwords.</w:t>
        </w:r>
      </w:ins>
    </w:p>
    <w:p w14:paraId="5C5270FF">
      <w:pPr>
        <w:rPr>
          <w:ins w:id="165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57" w:author="Tejal Dalvi" w:date="2025-11-16T23:55:00Z">
        <w:r>
          <w:rPr>
            <w:rFonts w:hint="default" w:ascii="Calibri Light" w:hAnsi="Calibri Light" w:cs="Calibri Light"/>
            <w:b w:val="0"/>
            <w:bCs w:val="0"/>
            <w:color w:val="000000" w:themeColor="text1"/>
            <w:u w:val="none"/>
            <w14:textFill>
              <w14:solidFill>
                <w14:schemeClr w14:val="tx1"/>
              </w14:solidFill>
            </w14:textFill>
          </w:rPr>
          <w:t>7. Keylogging</w:t>
        </w:r>
      </w:ins>
    </w:p>
    <w:p w14:paraId="61C5CB90">
      <w:pPr>
        <w:rPr>
          <w:ins w:id="165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59" w:author="Tejal Dalvi" w:date="2025-11-16T23:55:00Z">
        <w:r>
          <w:rPr>
            <w:rFonts w:hint="default" w:ascii="Calibri Light" w:hAnsi="Calibri Light" w:cs="Calibri Light"/>
            <w:b w:val="0"/>
            <w:bCs w:val="0"/>
            <w:color w:val="000000" w:themeColor="text1"/>
            <w:u w:val="none"/>
            <w14:textFill>
              <w14:solidFill>
                <w14:schemeClr w14:val="tx1"/>
              </w14:solidFill>
            </w14:textFill>
          </w:rPr>
          <w:t>Records keystrokes to capture passwords.</w:t>
        </w:r>
      </w:ins>
    </w:p>
    <w:p w14:paraId="7C1F46D9">
      <w:pPr>
        <w:rPr>
          <w:ins w:id="166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61"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t>Q)</w:t>
        </w:r>
      </w:ins>
      <w:ins w:id="1662" w:author="Tejal Dalvi" w:date="2025-11-16T23:55:00Z">
        <w:r>
          <w:rPr>
            <w:rFonts w:hint="default" w:ascii="Calibri Light" w:hAnsi="Calibri Light" w:cs="Calibri Light"/>
            <w:b w:val="0"/>
            <w:bCs w:val="0"/>
            <w:color w:val="000000" w:themeColor="text1"/>
            <w:u w:val="none"/>
            <w14:textFill>
              <w14:solidFill>
                <w14:schemeClr w14:val="tx1"/>
              </w14:solidFill>
            </w14:textFill>
          </w:rPr>
          <w:t xml:space="preserve"> ARP poisoning</w:t>
        </w:r>
      </w:ins>
    </w:p>
    <w:p w14:paraId="56EDF67B">
      <w:pPr>
        <w:rPr>
          <w:ins w:id="166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64" w:author="Tejal Dalvi" w:date="2025-11-16T23:55:00Z">
        <w:r>
          <w:rPr>
            <w:rFonts w:hint="default" w:ascii="Calibri Light" w:hAnsi="Calibri Light" w:cs="Calibri Light"/>
            <w:b w:val="0"/>
            <w:bCs w:val="0"/>
            <w:color w:val="000000" w:themeColor="text1"/>
            <w:u w:val="none"/>
            <w14:textFill>
              <w14:solidFill>
                <w14:schemeClr w14:val="tx1"/>
              </w14:solidFill>
            </w14:textFill>
          </w:rPr>
          <w:t xml:space="preserve">-&gt;ARP Poisoning—also called ARP Spoofing—is a cyberattack where an attacker sends fake ARP (Address Resolution Protocol) messages inside a local network (LAN) to link their own MAC address with the IP address of another device (like the default gateway </w:t>
        </w:r>
      </w:ins>
      <w:ins w:id="1665" w:author="Tejal Dalvi" w:date="2025-11-16T23:55:00Z">
        <w:r>
          <w:rPr>
            <w:rFonts w:hint="default" w:ascii="Calibri Light" w:hAnsi="Calibri Light" w:cs="Calibri Light"/>
            <w:b w:val="0"/>
            <w:bCs w:val="0"/>
            <w:i/>
            <w:iCs/>
            <w:color w:val="000000" w:themeColor="text1"/>
            <w:u w:val="none"/>
            <w14:textFill>
              <w14:solidFill>
                <w14:schemeClr w14:val="tx1"/>
              </w14:solidFill>
            </w14:textFill>
          </w:rPr>
          <w:t>router</w:t>
        </w:r>
      </w:ins>
      <w:ins w:id="1666" w:author="Tejal Dalvi" w:date="2025-11-16T23:55:00Z">
        <w:r>
          <w:rPr>
            <w:rFonts w:hint="default" w:ascii="Calibri Light" w:hAnsi="Calibri Light" w:cs="Calibri Light"/>
            <w:b w:val="0"/>
            <w:bCs w:val="0"/>
            <w:color w:val="000000" w:themeColor="text1"/>
            <w:u w:val="none"/>
            <w14:textFill>
              <w14:solidFill>
                <w14:schemeClr w14:val="tx1"/>
              </w14:solidFill>
            </w14:textFill>
          </w:rPr>
          <w:t>).</w:t>
        </w:r>
      </w:ins>
      <w:ins w:id="1667"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668" w:author="Tejal Dalvi" w:date="2025-11-16T23:55:00Z">
        <w:r>
          <w:rPr>
            <w:rFonts w:hint="default" w:ascii="Calibri Light" w:hAnsi="Calibri Light" w:cs="Calibri Light"/>
            <w:b w:val="0"/>
            <w:bCs w:val="0"/>
            <w:color w:val="000000" w:themeColor="text1"/>
            <w:u w:val="none"/>
            <w14:textFill>
              <w14:solidFill>
                <w14:schemeClr w14:val="tx1"/>
              </w14:solidFill>
            </w14:textFill>
          </w:rPr>
          <w:t>This tricks other devices into sending their network traffic to the attacker instead of the legitimate system.</w:t>
        </w:r>
      </w:ins>
    </w:p>
    <w:p w14:paraId="0215AC12">
      <w:pPr>
        <w:rPr>
          <w:ins w:id="166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70" w:author="Tejal Dalvi" w:date="2025-11-16T23:55:00Z">
        <w:r>
          <w:rPr>
            <w:rFonts w:hint="default" w:ascii="Calibri Light" w:hAnsi="Calibri Light" w:cs="Calibri Light"/>
            <w:b w:val="0"/>
            <w:bCs w:val="0"/>
            <w:color w:val="000000" w:themeColor="text1"/>
            <w:u w:val="none"/>
            <w14:textFill>
              <w14:solidFill>
                <w14:schemeClr w14:val="tx1"/>
              </w14:solidFill>
            </w14:textFill>
          </w:rPr>
          <w:t>ARP was designed without authentication.</w:t>
        </w:r>
      </w:ins>
      <w:ins w:id="1671"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672" w:author="Tejal Dalvi" w:date="2025-11-16T23:55:00Z">
        <w:r>
          <w:rPr>
            <w:rFonts w:hint="default" w:ascii="Calibri Light" w:hAnsi="Calibri Light" w:cs="Calibri Light"/>
            <w:b w:val="0"/>
            <w:bCs w:val="0"/>
            <w:color w:val="000000" w:themeColor="text1"/>
            <w:u w:val="none"/>
            <w14:textFill>
              <w14:solidFill>
                <w14:schemeClr w14:val="tx1"/>
              </w14:solidFill>
            </w14:textFill>
          </w:rPr>
          <w:t>Any device can send an ARP reply—even without being asked—and other devices will trust and update their ARP table.</w:t>
        </w:r>
      </w:ins>
    </w:p>
    <w:p w14:paraId="1476EAC9">
      <w:pPr>
        <w:rPr>
          <w:ins w:id="167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74" w:author="Tejal Dalvi" w:date="2025-11-16T23:55:00Z">
        <w:r>
          <w:rPr>
            <w:rFonts w:hint="default" w:ascii="Calibri Light" w:hAnsi="Calibri Light" w:cs="Calibri Light"/>
            <w:b w:val="0"/>
            <w:bCs w:val="0"/>
            <w:color w:val="000000" w:themeColor="text1"/>
            <w:u w:val="none"/>
            <w14:textFill>
              <w14:solidFill>
                <w14:schemeClr w14:val="tx1"/>
              </w14:solidFill>
            </w14:textFill>
          </w:rPr>
          <w:t>Step-by-Step</w:t>
        </w:r>
      </w:ins>
    </w:p>
    <w:p w14:paraId="3119D5FF">
      <w:pPr>
        <w:numPr>
          <w:ilvl w:val="0"/>
          <w:numId w:val="171"/>
        </w:numPr>
        <w:rPr>
          <w:ins w:id="167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76"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 scans the network</w:t>
        </w:r>
      </w:ins>
      <w:ins w:id="1677"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678" w:author="Tejal Dalvi" w:date="2025-11-16T23:55:00Z">
        <w:r>
          <w:rPr>
            <w:rFonts w:hint="default" w:ascii="Calibri Light" w:hAnsi="Calibri Light" w:cs="Calibri Light"/>
            <w:b w:val="0"/>
            <w:bCs w:val="0"/>
            <w:color w:val="000000" w:themeColor="text1"/>
            <w:u w:val="none"/>
            <w14:textFill>
              <w14:solidFill>
                <w14:schemeClr w14:val="tx1"/>
              </w14:solidFill>
            </w14:textFill>
          </w:rPr>
          <w:t>They identify IPs like router IP, victim IP.</w:t>
        </w:r>
      </w:ins>
    </w:p>
    <w:p w14:paraId="4733723A">
      <w:pPr>
        <w:numPr>
          <w:ilvl w:val="0"/>
          <w:numId w:val="171"/>
        </w:numPr>
        <w:rPr>
          <w:ins w:id="167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80"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 sends fake ARP replies to the victim:</w:t>
        </w:r>
      </w:ins>
      <w:ins w:id="1681"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682" w:author="Tejal Dalvi" w:date="2025-11-16T23:55:00Z">
        <w:r>
          <w:rPr>
            <w:rFonts w:hint="default" w:ascii="Calibri Light" w:hAnsi="Calibri Light" w:cs="Calibri Light"/>
            <w:b w:val="0"/>
            <w:bCs w:val="0"/>
            <w:color w:val="000000" w:themeColor="text1"/>
            <w:u w:val="none"/>
            <w14:textFill>
              <w14:solidFill>
                <w14:schemeClr w14:val="tx1"/>
              </w14:solidFill>
            </w14:textFill>
          </w:rPr>
          <w:t>“Hey, the router’s IP (192.168.1.1) is at my MAC address.”</w:t>
        </w:r>
      </w:ins>
    </w:p>
    <w:p w14:paraId="1BB1E5B4">
      <w:pPr>
        <w:numPr>
          <w:ilvl w:val="0"/>
          <w:numId w:val="171"/>
        </w:numPr>
        <w:rPr>
          <w:ins w:id="168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84" w:author="Tejal Dalvi" w:date="2025-11-16T23:55:00Z">
        <w:r>
          <w:rPr>
            <w:rFonts w:hint="default" w:ascii="Calibri Light" w:hAnsi="Calibri Light" w:cs="Calibri Light"/>
            <w:b w:val="0"/>
            <w:bCs w:val="0"/>
            <w:color w:val="000000" w:themeColor="text1"/>
            <w:u w:val="none"/>
            <w14:textFill>
              <w14:solidFill>
                <w14:schemeClr w14:val="tx1"/>
              </w14:solidFill>
            </w14:textFill>
          </w:rPr>
          <w:t>Victim updates its ARP table with FALSE information.</w:t>
        </w:r>
      </w:ins>
    </w:p>
    <w:p w14:paraId="12C5DA93">
      <w:pPr>
        <w:numPr>
          <w:ilvl w:val="0"/>
          <w:numId w:val="171"/>
        </w:numPr>
        <w:rPr>
          <w:ins w:id="168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86" w:author="Tejal Dalvi" w:date="2025-11-16T23:55:00Z">
        <w:r>
          <w:rPr>
            <w:rFonts w:hint="default" w:ascii="Calibri Light" w:hAnsi="Calibri Light" w:cs="Calibri Light"/>
            <w:b w:val="0"/>
            <w:bCs w:val="0"/>
            <w:color w:val="000000" w:themeColor="text1"/>
            <w:u w:val="none"/>
            <w14:textFill>
              <w14:solidFill>
                <w14:schemeClr w14:val="tx1"/>
              </w14:solidFill>
            </w14:textFill>
          </w:rPr>
          <w:t>Victim now sends all traffic to the attacker instead of the router.</w:t>
        </w:r>
      </w:ins>
    </w:p>
    <w:p w14:paraId="4B5EE503">
      <w:pPr>
        <w:numPr>
          <w:ilvl w:val="0"/>
          <w:numId w:val="171"/>
        </w:numPr>
        <w:rPr>
          <w:ins w:id="168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88"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 can:</w:t>
        </w:r>
      </w:ins>
    </w:p>
    <w:p w14:paraId="128472FE">
      <w:pPr>
        <w:numPr>
          <w:ilvl w:val="1"/>
          <w:numId w:val="171"/>
        </w:numPr>
        <w:rPr>
          <w:ins w:id="168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90" w:author="Tejal Dalvi" w:date="2025-11-16T23:55:00Z">
        <w:r>
          <w:rPr>
            <w:rFonts w:hint="default" w:ascii="Calibri Light" w:hAnsi="Calibri Light" w:cs="Calibri Light"/>
            <w:b w:val="0"/>
            <w:bCs w:val="0"/>
            <w:color w:val="000000" w:themeColor="text1"/>
            <w:u w:val="none"/>
            <w14:textFill>
              <w14:solidFill>
                <w14:schemeClr w14:val="tx1"/>
              </w14:solidFill>
            </w14:textFill>
          </w:rPr>
          <w:t>Intercept data (MITM)</w:t>
        </w:r>
      </w:ins>
    </w:p>
    <w:p w14:paraId="7E3C3803">
      <w:pPr>
        <w:numPr>
          <w:ilvl w:val="1"/>
          <w:numId w:val="171"/>
        </w:numPr>
        <w:rPr>
          <w:ins w:id="169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92" w:author="Tejal Dalvi" w:date="2025-11-16T23:55:00Z">
        <w:r>
          <w:rPr>
            <w:rFonts w:hint="default" w:ascii="Calibri Light" w:hAnsi="Calibri Light" w:cs="Calibri Light"/>
            <w:b w:val="0"/>
            <w:bCs w:val="0"/>
            <w:color w:val="000000" w:themeColor="text1"/>
            <w:u w:val="none"/>
            <w14:textFill>
              <w14:solidFill>
                <w14:schemeClr w14:val="tx1"/>
              </w14:solidFill>
            </w14:textFill>
          </w:rPr>
          <w:t>Modify data</w:t>
        </w:r>
      </w:ins>
    </w:p>
    <w:p w14:paraId="673DBEB4">
      <w:pPr>
        <w:numPr>
          <w:ilvl w:val="1"/>
          <w:numId w:val="171"/>
        </w:numPr>
        <w:rPr>
          <w:ins w:id="169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94" w:author="Tejal Dalvi" w:date="2025-11-16T23:55:00Z">
        <w:r>
          <w:rPr>
            <w:rFonts w:hint="default" w:ascii="Calibri Light" w:hAnsi="Calibri Light" w:cs="Calibri Light"/>
            <w:b w:val="0"/>
            <w:bCs w:val="0"/>
            <w:color w:val="000000" w:themeColor="text1"/>
            <w:u w:val="none"/>
            <w14:textFill>
              <w14:solidFill>
                <w14:schemeClr w14:val="tx1"/>
              </w14:solidFill>
            </w14:textFill>
          </w:rPr>
          <w:t>Steal credentials</w:t>
        </w:r>
      </w:ins>
    </w:p>
    <w:p w14:paraId="46C9E3B8">
      <w:pPr>
        <w:numPr>
          <w:ilvl w:val="1"/>
          <w:numId w:val="171"/>
        </w:numPr>
        <w:rPr>
          <w:ins w:id="169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96" w:author="Tejal Dalvi" w:date="2025-11-16T23:55:00Z">
        <w:r>
          <w:rPr>
            <w:rFonts w:hint="default" w:ascii="Calibri Light" w:hAnsi="Calibri Light" w:cs="Calibri Light"/>
            <w:b w:val="0"/>
            <w:bCs w:val="0"/>
            <w:color w:val="000000" w:themeColor="text1"/>
            <w:u w:val="none"/>
            <w14:textFill>
              <w14:solidFill>
                <w14:schemeClr w14:val="tx1"/>
              </w14:solidFill>
            </w14:textFill>
          </w:rPr>
          <w:t>Drop packets (DoS)</w:t>
        </w:r>
      </w:ins>
    </w:p>
    <w:p w14:paraId="4A31EC00">
      <w:pPr>
        <w:rPr>
          <w:ins w:id="169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698" w:author="Tejal Dalvi" w:date="2025-11-16T23:55:00Z">
        <w:r>
          <w:rPr>
            <w:rFonts w:hint="default" w:ascii="Calibri Light" w:hAnsi="Calibri Light" w:cs="Calibri Light"/>
            <w:b w:val="0"/>
            <w:bCs w:val="0"/>
            <w:color w:val="000000" w:themeColor="text1"/>
            <w:u w:val="none"/>
            <w14:textFill>
              <w14:solidFill>
                <w14:schemeClr w14:val="tx1"/>
              </w14:solidFill>
            </w14:textFill>
          </w:rPr>
          <w:t>What Attacker Can Do After ARP Poisoning</w:t>
        </w:r>
      </w:ins>
    </w:p>
    <w:p w14:paraId="783793E3">
      <w:pPr>
        <w:rPr>
          <w:ins w:id="169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00" w:author="Tejal Dalvi" w:date="2025-11-16T23:55:00Z">
        <w:r>
          <w:rPr>
            <w:rFonts w:hint="default" w:ascii="Calibri Light" w:hAnsi="Calibri Light" w:cs="Calibri Light"/>
            <w:b w:val="0"/>
            <w:bCs w:val="0"/>
            <w:color w:val="000000" w:themeColor="text1"/>
            <w:u w:val="none"/>
            <w14:textFill>
              <w14:solidFill>
                <w14:schemeClr w14:val="tx1"/>
              </w14:solidFill>
            </w14:textFill>
          </w:rPr>
          <w:t>1. Steal sensitive data</w:t>
        </w:r>
      </w:ins>
    </w:p>
    <w:p w14:paraId="07316E25">
      <w:pPr>
        <w:numPr>
          <w:ilvl w:val="0"/>
          <w:numId w:val="172"/>
        </w:numPr>
        <w:rPr>
          <w:ins w:id="170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02" w:author="Tejal Dalvi" w:date="2025-11-16T23:55:00Z">
        <w:r>
          <w:rPr>
            <w:rFonts w:hint="default" w:ascii="Calibri Light" w:hAnsi="Calibri Light" w:cs="Calibri Light"/>
            <w:b w:val="0"/>
            <w:bCs w:val="0"/>
            <w:color w:val="000000" w:themeColor="text1"/>
            <w:u w:val="none"/>
            <w14:textFill>
              <w14:solidFill>
                <w14:schemeClr w14:val="tx1"/>
              </w14:solidFill>
            </w14:textFill>
          </w:rPr>
          <w:t>Passwords</w:t>
        </w:r>
      </w:ins>
    </w:p>
    <w:p w14:paraId="0E5B2C87">
      <w:pPr>
        <w:numPr>
          <w:ilvl w:val="0"/>
          <w:numId w:val="172"/>
        </w:numPr>
        <w:rPr>
          <w:ins w:id="170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04" w:author="Tejal Dalvi" w:date="2025-11-16T23:55:00Z">
        <w:r>
          <w:rPr>
            <w:rFonts w:hint="default" w:ascii="Calibri Light" w:hAnsi="Calibri Light" w:cs="Calibri Light"/>
            <w:b w:val="0"/>
            <w:bCs w:val="0"/>
            <w:color w:val="000000" w:themeColor="text1"/>
            <w:u w:val="none"/>
            <w14:textFill>
              <w14:solidFill>
                <w14:schemeClr w14:val="tx1"/>
              </w14:solidFill>
            </w14:textFill>
          </w:rPr>
          <w:t>Cookies</w:t>
        </w:r>
      </w:ins>
    </w:p>
    <w:p w14:paraId="5AC7FB87">
      <w:pPr>
        <w:numPr>
          <w:ilvl w:val="0"/>
          <w:numId w:val="172"/>
        </w:numPr>
        <w:rPr>
          <w:ins w:id="170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06" w:author="Tejal Dalvi" w:date="2025-11-16T23:55:00Z">
        <w:r>
          <w:rPr>
            <w:rFonts w:hint="default" w:ascii="Calibri Light" w:hAnsi="Calibri Light" w:cs="Calibri Light"/>
            <w:b w:val="0"/>
            <w:bCs w:val="0"/>
            <w:color w:val="000000" w:themeColor="text1"/>
            <w:u w:val="none"/>
            <w14:textFill>
              <w14:solidFill>
                <w14:schemeClr w14:val="tx1"/>
              </w14:solidFill>
            </w14:textFill>
          </w:rPr>
          <w:t>Banking login</w:t>
        </w:r>
      </w:ins>
    </w:p>
    <w:p w14:paraId="450944A2">
      <w:pPr>
        <w:numPr>
          <w:ilvl w:val="0"/>
          <w:numId w:val="172"/>
        </w:numPr>
        <w:rPr>
          <w:ins w:id="170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08" w:author="Tejal Dalvi" w:date="2025-11-16T23:55:00Z">
        <w:r>
          <w:rPr>
            <w:rFonts w:hint="default" w:ascii="Calibri Light" w:hAnsi="Calibri Light" w:cs="Calibri Light"/>
            <w:b w:val="0"/>
            <w:bCs w:val="0"/>
            <w:color w:val="000000" w:themeColor="text1"/>
            <w:u w:val="none"/>
            <w14:textFill>
              <w14:solidFill>
                <w14:schemeClr w14:val="tx1"/>
              </w14:solidFill>
            </w14:textFill>
          </w:rPr>
          <w:t>Emails</w:t>
        </w:r>
      </w:ins>
    </w:p>
    <w:p w14:paraId="0F9AC57C">
      <w:pPr>
        <w:rPr>
          <w:ins w:id="170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10" w:author="Tejal Dalvi" w:date="2025-11-16T23:55:00Z">
        <w:r>
          <w:rPr>
            <w:rFonts w:hint="default" w:ascii="Calibri Light" w:hAnsi="Calibri Light" w:cs="Calibri Light"/>
            <w:b w:val="0"/>
            <w:bCs w:val="0"/>
            <w:color w:val="000000" w:themeColor="text1"/>
            <w:u w:val="none"/>
            <w14:textFill>
              <w14:solidFill>
                <w14:schemeClr w14:val="tx1"/>
              </w14:solidFill>
            </w14:textFill>
          </w:rPr>
          <w:t>2. Modify traffic</w:t>
        </w:r>
      </w:ins>
    </w:p>
    <w:p w14:paraId="3F96D63A">
      <w:pPr>
        <w:numPr>
          <w:ilvl w:val="0"/>
          <w:numId w:val="173"/>
        </w:numPr>
        <w:rPr>
          <w:ins w:id="171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12" w:author="Tejal Dalvi" w:date="2025-11-16T23:55:00Z">
        <w:r>
          <w:rPr>
            <w:rFonts w:hint="default" w:ascii="Calibri Light" w:hAnsi="Calibri Light" w:cs="Calibri Light"/>
            <w:b w:val="0"/>
            <w:bCs w:val="0"/>
            <w:color w:val="000000" w:themeColor="text1"/>
            <w:u w:val="none"/>
            <w14:textFill>
              <w14:solidFill>
                <w14:schemeClr w14:val="tx1"/>
              </w14:solidFill>
            </w14:textFill>
          </w:rPr>
          <w:t>Inject malware</w:t>
        </w:r>
      </w:ins>
    </w:p>
    <w:p w14:paraId="18A5410B">
      <w:pPr>
        <w:numPr>
          <w:ilvl w:val="0"/>
          <w:numId w:val="173"/>
        </w:numPr>
        <w:rPr>
          <w:ins w:id="171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14" w:author="Tejal Dalvi" w:date="2025-11-16T23:55:00Z">
        <w:r>
          <w:rPr>
            <w:rFonts w:hint="default" w:ascii="Calibri Light" w:hAnsi="Calibri Light" w:cs="Calibri Light"/>
            <w:b w:val="0"/>
            <w:bCs w:val="0"/>
            <w:color w:val="000000" w:themeColor="text1"/>
            <w:u w:val="none"/>
            <w14:textFill>
              <w14:solidFill>
                <w14:schemeClr w14:val="tx1"/>
              </w14:solidFill>
            </w14:textFill>
          </w:rPr>
          <w:t>Redirect to fake websites</w:t>
        </w:r>
      </w:ins>
    </w:p>
    <w:p w14:paraId="16BD11E6">
      <w:pPr>
        <w:rPr>
          <w:ins w:id="171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16" w:author="Tejal Dalvi" w:date="2025-11-16T23:55:00Z">
        <w:r>
          <w:rPr>
            <w:rFonts w:hint="default" w:ascii="Calibri Light" w:hAnsi="Calibri Light" w:cs="Calibri Light"/>
            <w:b w:val="0"/>
            <w:bCs w:val="0"/>
            <w:color w:val="000000" w:themeColor="text1"/>
            <w:u w:val="none"/>
            <w14:textFill>
              <w14:solidFill>
                <w14:schemeClr w14:val="tx1"/>
              </w14:solidFill>
            </w14:textFill>
          </w:rPr>
          <w:t>3. Block network access</w:t>
        </w:r>
      </w:ins>
    </w:p>
    <w:p w14:paraId="6E64624B">
      <w:pPr>
        <w:numPr>
          <w:ilvl w:val="0"/>
          <w:numId w:val="174"/>
        </w:numPr>
        <w:rPr>
          <w:ins w:id="171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18" w:author="Tejal Dalvi" w:date="2025-11-16T23:55:00Z">
        <w:r>
          <w:rPr>
            <w:rFonts w:hint="default" w:ascii="Calibri Light" w:hAnsi="Calibri Light" w:cs="Calibri Light"/>
            <w:b w:val="0"/>
            <w:bCs w:val="0"/>
            <w:color w:val="000000" w:themeColor="text1"/>
            <w:u w:val="none"/>
            <w14:textFill>
              <w14:solidFill>
                <w14:schemeClr w14:val="tx1"/>
              </w14:solidFill>
            </w14:textFill>
          </w:rPr>
          <w:t>Destroy connectivity → Local DoS</w:t>
        </w:r>
      </w:ins>
    </w:p>
    <w:p w14:paraId="1C1BCADD">
      <w:pPr>
        <w:rPr>
          <w:ins w:id="171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20"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45" o:spt="1" style="height:1.5pt;width:0pt;" fillcolor="#A0A0A0" filled="t" stroked="f" coordsize="21600,21600" o:hr="t" o:hrstd="t" o:hralign="center">
              <v:path/>
              <v:fill on="t" focussize="0,0"/>
              <v:stroke on="f"/>
              <v:imagedata o:title=""/>
              <o:lock v:ext="edit"/>
              <w10:wrap type="none"/>
              <w10:anchorlock/>
            </v:rect>
          </w:pict>
        </w:r>
      </w:ins>
    </w:p>
    <w:p w14:paraId="71423E40">
      <w:pPr>
        <w:rPr>
          <w:ins w:id="172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23" w:author="Tejal Dalvi" w:date="2025-11-16T23:55:00Z">
        <w:r>
          <w:rPr>
            <w:rFonts w:hint="default" w:ascii="Calibri Light" w:hAnsi="Calibri Light" w:cs="Calibri Light"/>
            <w:b w:val="0"/>
            <w:bCs w:val="0"/>
            <w:color w:val="000000" w:themeColor="text1"/>
            <w:u w:val="none"/>
            <w14:textFill>
              <w14:solidFill>
                <w14:schemeClr w14:val="tx1"/>
              </w14:solidFill>
            </w14:textFill>
          </w:rPr>
          <w:t>🔍 Real-World Example</w:t>
        </w:r>
      </w:ins>
    </w:p>
    <w:p w14:paraId="155AFF69">
      <w:pPr>
        <w:rPr>
          <w:ins w:id="172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25" w:author="Tejal Dalvi" w:date="2025-11-16T23:55:00Z">
        <w:r>
          <w:rPr>
            <w:rFonts w:hint="default" w:ascii="Calibri Light" w:hAnsi="Calibri Light" w:cs="Calibri Light"/>
            <w:b w:val="0"/>
            <w:bCs w:val="0"/>
            <w:color w:val="000000" w:themeColor="text1"/>
            <w:u w:val="none"/>
            <w14:textFill>
              <w14:solidFill>
                <w14:schemeClr w14:val="tx1"/>
              </w14:solidFill>
            </w14:textFill>
          </w:rPr>
          <w:t>You connect to public WiFi.</w:t>
        </w:r>
      </w:ins>
      <w:ins w:id="1726"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727" w:author="Tejal Dalvi" w:date="2025-11-16T23:55:00Z">
        <w:r>
          <w:rPr>
            <w:rFonts w:hint="default" w:ascii="Calibri Light" w:hAnsi="Calibri Light" w:cs="Calibri Light"/>
            <w:b w:val="0"/>
            <w:bCs w:val="0"/>
            <w:color w:val="000000" w:themeColor="text1"/>
            <w:u w:val="none"/>
            <w14:textFill>
              <w14:solidFill>
                <w14:schemeClr w14:val="tx1"/>
              </w14:solidFill>
            </w14:textFill>
          </w:rPr>
          <w:t>A hacker on the same network uses ARP spoofing.</w:t>
        </w:r>
      </w:ins>
      <w:ins w:id="1728"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729" w:author="Tejal Dalvi" w:date="2025-11-16T23:55:00Z">
        <w:r>
          <w:rPr>
            <w:rFonts w:hint="default" w:ascii="Calibri Light" w:hAnsi="Calibri Light" w:cs="Calibri Light"/>
            <w:b w:val="0"/>
            <w:bCs w:val="0"/>
            <w:color w:val="000000" w:themeColor="text1"/>
            <w:u w:val="none"/>
            <w14:textFill>
              <w14:solidFill>
                <w14:schemeClr w14:val="tx1"/>
              </w14:solidFill>
            </w14:textFill>
          </w:rPr>
          <w:t>Your laptop sends all data through the attacker.</w:t>
        </w:r>
      </w:ins>
      <w:ins w:id="1730"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731" w:author="Tejal Dalvi" w:date="2025-11-16T23:55:00Z">
        <w:r>
          <w:rPr>
            <w:rFonts w:hint="default" w:ascii="Calibri Light" w:hAnsi="Calibri Light" w:cs="Calibri Light"/>
            <w:b w:val="0"/>
            <w:bCs w:val="0"/>
            <w:color w:val="000000" w:themeColor="text1"/>
            <w:u w:val="none"/>
            <w14:textFill>
              <w14:solidFill>
                <w14:schemeClr w14:val="tx1"/>
              </w14:solidFill>
            </w14:textFill>
          </w:rPr>
          <w:t>They capture your Facebook/Gmail credentials.</w:t>
        </w:r>
      </w:ins>
    </w:p>
    <w:p w14:paraId="5F0510D2">
      <w:pPr>
        <w:rPr>
          <w:ins w:id="1732" w:author="Tejal Dalvi" w:date="2025-11-16T23:55:00Z"/>
          <w:rFonts w:hint="default" w:ascii="Calibri Light" w:hAnsi="Calibri Light" w:cs="Calibri Light"/>
          <w:b w:val="0"/>
          <w:bCs w:val="0"/>
          <w:color w:val="000000" w:themeColor="text1"/>
          <w:u w:val="none"/>
          <w:lang w:val="en-US"/>
          <w14:textFill>
            <w14:solidFill>
              <w14:schemeClr w14:val="tx1"/>
            </w14:solidFill>
          </w14:textFill>
        </w:rPr>
      </w:pPr>
    </w:p>
    <w:p w14:paraId="60633289">
      <w:pPr>
        <w:rPr>
          <w:ins w:id="173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34"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t>q)</w:t>
        </w:r>
      </w:ins>
      <w:ins w:id="1735" w:author="Tejal Dalvi" w:date="2025-11-16T23:55:00Z">
        <w:r>
          <w:rPr>
            <w:rFonts w:hint="default" w:ascii="Calibri Light" w:hAnsi="Calibri Light" w:cs="Calibri Light"/>
            <w:b w:val="0"/>
            <w:bCs w:val="0"/>
            <w:color w:val="000000" w:themeColor="text1"/>
            <w:u w:val="none"/>
            <w14:textFill>
              <w14:solidFill>
                <w14:schemeClr w14:val="tx1"/>
              </w14:solidFill>
            </w14:textFill>
          </w:rPr>
          <w:t xml:space="preserve"> phisihing , identity theft ,BOT AND BOTNETS</w:t>
        </w:r>
      </w:ins>
    </w:p>
    <w:p w14:paraId="5896A156">
      <w:pPr>
        <w:rPr>
          <w:ins w:id="173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37" w:author="Tejal Dalvi" w:date="2025-11-16T23:55:00Z">
        <w:r>
          <w:rPr>
            <w:rFonts w:hint="default" w:ascii="Calibri Light" w:hAnsi="Calibri Light" w:cs="Calibri Light"/>
            <w:b w:val="0"/>
            <w:bCs w:val="0"/>
            <w:color w:val="000000" w:themeColor="text1"/>
            <w:u w:val="none"/>
            <w14:textFill>
              <w14:solidFill>
                <w14:schemeClr w14:val="tx1"/>
              </w14:solidFill>
            </w14:textFill>
          </w:rPr>
          <w:t>-&gt;Phishing (in detail)</w:t>
        </w:r>
      </w:ins>
    </w:p>
    <w:p w14:paraId="25B84BD7">
      <w:pPr>
        <w:rPr>
          <w:ins w:id="173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39" w:author="Tejal Dalvi" w:date="2025-11-16T23:55:00Z">
        <w:r>
          <w:rPr>
            <w:rFonts w:hint="default" w:ascii="Calibri Light" w:hAnsi="Calibri Light" w:cs="Calibri Light"/>
            <w:b w:val="0"/>
            <w:bCs w:val="0"/>
            <w:color w:val="000000" w:themeColor="text1"/>
            <w:u w:val="none"/>
            <w14:textFill>
              <w14:solidFill>
                <w14:schemeClr w14:val="tx1"/>
              </w14:solidFill>
            </w14:textFill>
          </w:rPr>
          <w:t>Definition</w:t>
        </w:r>
      </w:ins>
    </w:p>
    <w:p w14:paraId="2A424AA7">
      <w:pPr>
        <w:rPr>
          <w:ins w:id="174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41" w:author="Tejal Dalvi" w:date="2025-11-16T23:55:00Z">
        <w:r>
          <w:rPr>
            <w:rFonts w:hint="default" w:ascii="Calibri Light" w:hAnsi="Calibri Light" w:cs="Calibri Light"/>
            <w:b w:val="0"/>
            <w:bCs w:val="0"/>
            <w:color w:val="000000" w:themeColor="text1"/>
            <w:u w:val="none"/>
            <w14:textFill>
              <w14:solidFill>
                <w14:schemeClr w14:val="tx1"/>
              </w14:solidFill>
            </w14:textFill>
          </w:rPr>
          <w:t>Phishing is a social engineering attack where attackers trick users into revealing personal information, such as passwords, OTPs, bank details, or credit card numbers, by pretending to be a trusted source (bank, company, website, boss, etc.).</w:t>
        </w:r>
      </w:ins>
    </w:p>
    <w:p w14:paraId="4C36B073">
      <w:pPr>
        <w:rPr>
          <w:ins w:id="174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43" w:author="Tejal Dalvi" w:date="2025-11-16T23:55:00Z">
        <w:r>
          <w:rPr>
            <w:rFonts w:hint="default" w:ascii="Calibri Light" w:hAnsi="Calibri Light" w:cs="Calibri Light"/>
            <w:b w:val="0"/>
            <w:bCs w:val="0"/>
            <w:color w:val="000000" w:themeColor="text1"/>
            <w:u w:val="none"/>
            <w14:textFill>
              <w14:solidFill>
                <w14:schemeClr w14:val="tx1"/>
              </w14:solidFill>
            </w14:textFill>
          </w:rPr>
          <w:t>How it works (simple steps)</w:t>
        </w:r>
      </w:ins>
    </w:p>
    <w:p w14:paraId="691C0610">
      <w:pPr>
        <w:numPr>
          <w:ilvl w:val="0"/>
          <w:numId w:val="175"/>
        </w:numPr>
        <w:rPr>
          <w:ins w:id="174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45"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 sends a fake email/SMS/call/website.</w:t>
        </w:r>
      </w:ins>
    </w:p>
    <w:p w14:paraId="73218F4B">
      <w:pPr>
        <w:numPr>
          <w:ilvl w:val="0"/>
          <w:numId w:val="175"/>
        </w:numPr>
        <w:rPr>
          <w:ins w:id="174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47" w:author="Tejal Dalvi" w:date="2025-11-16T23:55:00Z">
        <w:r>
          <w:rPr>
            <w:rFonts w:hint="default" w:ascii="Calibri Light" w:hAnsi="Calibri Light" w:cs="Calibri Light"/>
            <w:b w:val="0"/>
            <w:bCs w:val="0"/>
            <w:color w:val="000000" w:themeColor="text1"/>
            <w:u w:val="none"/>
            <w14:textFill>
              <w14:solidFill>
                <w14:schemeClr w14:val="tx1"/>
              </w14:solidFill>
            </w14:textFill>
          </w:rPr>
          <w:t>Message appears genuine (logo, tone, urgent messages).</w:t>
        </w:r>
      </w:ins>
    </w:p>
    <w:p w14:paraId="69831745">
      <w:pPr>
        <w:numPr>
          <w:ilvl w:val="0"/>
          <w:numId w:val="175"/>
        </w:numPr>
        <w:rPr>
          <w:ins w:id="174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49" w:author="Tejal Dalvi" w:date="2025-11-16T23:55:00Z">
        <w:r>
          <w:rPr>
            <w:rFonts w:hint="default" w:ascii="Calibri Light" w:hAnsi="Calibri Light" w:cs="Calibri Light"/>
            <w:b w:val="0"/>
            <w:bCs w:val="0"/>
            <w:color w:val="000000" w:themeColor="text1"/>
            <w:u w:val="none"/>
            <w14:textFill>
              <w14:solidFill>
                <w14:schemeClr w14:val="tx1"/>
              </w14:solidFill>
            </w14:textFill>
          </w:rPr>
          <w:t>Victim clicks the link or replies.</w:t>
        </w:r>
      </w:ins>
    </w:p>
    <w:p w14:paraId="6520A8FA">
      <w:pPr>
        <w:numPr>
          <w:ilvl w:val="0"/>
          <w:numId w:val="175"/>
        </w:numPr>
        <w:rPr>
          <w:ins w:id="175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51" w:author="Tejal Dalvi" w:date="2025-11-16T23:55:00Z">
        <w:r>
          <w:rPr>
            <w:rFonts w:hint="default" w:ascii="Calibri Light" w:hAnsi="Calibri Light" w:cs="Calibri Light"/>
            <w:b w:val="0"/>
            <w:bCs w:val="0"/>
            <w:color w:val="000000" w:themeColor="text1"/>
            <w:u w:val="none"/>
            <w14:textFill>
              <w14:solidFill>
                <w14:schemeClr w14:val="tx1"/>
              </w14:solidFill>
            </w14:textFill>
          </w:rPr>
          <w:t>Victim enters personal info OR downloads malware.</w:t>
        </w:r>
      </w:ins>
    </w:p>
    <w:p w14:paraId="30FF62C7">
      <w:pPr>
        <w:numPr>
          <w:ilvl w:val="0"/>
          <w:numId w:val="175"/>
        </w:numPr>
        <w:rPr>
          <w:ins w:id="175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53"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 steals the data.</w:t>
        </w:r>
      </w:ins>
    </w:p>
    <w:p w14:paraId="507D2B9B">
      <w:pPr>
        <w:rPr>
          <w:ins w:id="175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55" w:author="Tejal Dalvi" w:date="2025-11-16T23:55:00Z">
        <w:r>
          <w:rPr>
            <w:rFonts w:hint="default" w:ascii="Calibri Light" w:hAnsi="Calibri Light" w:cs="Calibri Light"/>
            <w:b w:val="0"/>
            <w:bCs w:val="0"/>
            <w:color w:val="000000" w:themeColor="text1"/>
            <w:u w:val="none"/>
            <w14:textFill>
              <w14:solidFill>
                <w14:schemeClr w14:val="tx1"/>
              </w14:solidFill>
            </w14:textFill>
          </w:rPr>
          <w:t>Common Types of Phishing</w:t>
        </w:r>
      </w:ins>
    </w:p>
    <w:p w14:paraId="6CFEC5CD">
      <w:pPr>
        <w:numPr>
          <w:ilvl w:val="0"/>
          <w:numId w:val="176"/>
        </w:numPr>
        <w:rPr>
          <w:ins w:id="175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57" w:author="Tejal Dalvi" w:date="2025-11-16T23:55:00Z">
        <w:r>
          <w:rPr>
            <w:rFonts w:hint="default" w:ascii="Calibri Light" w:hAnsi="Calibri Light" w:cs="Calibri Light"/>
            <w:b w:val="0"/>
            <w:bCs w:val="0"/>
            <w:color w:val="000000" w:themeColor="text1"/>
            <w:u w:val="none"/>
            <w14:textFill>
              <w14:solidFill>
                <w14:schemeClr w14:val="tx1"/>
              </w14:solidFill>
            </w14:textFill>
          </w:rPr>
          <w:t>Email Phishing – fake emails from banks/payment apps</w:t>
        </w:r>
      </w:ins>
    </w:p>
    <w:p w14:paraId="04F74A47">
      <w:pPr>
        <w:numPr>
          <w:ilvl w:val="0"/>
          <w:numId w:val="176"/>
        </w:numPr>
        <w:rPr>
          <w:ins w:id="175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59" w:author="Tejal Dalvi" w:date="2025-11-16T23:55:00Z">
        <w:r>
          <w:rPr>
            <w:rFonts w:hint="default" w:ascii="Calibri Light" w:hAnsi="Calibri Light" w:cs="Calibri Light"/>
            <w:b w:val="0"/>
            <w:bCs w:val="0"/>
            <w:color w:val="000000" w:themeColor="text1"/>
            <w:u w:val="none"/>
            <w14:textFill>
              <w14:solidFill>
                <w14:schemeClr w14:val="tx1"/>
              </w14:solidFill>
            </w14:textFill>
          </w:rPr>
          <w:t>Spear Phishing – targeted phishing for specific individuals</w:t>
        </w:r>
      </w:ins>
    </w:p>
    <w:p w14:paraId="1DE94290">
      <w:pPr>
        <w:numPr>
          <w:ilvl w:val="0"/>
          <w:numId w:val="176"/>
        </w:numPr>
        <w:rPr>
          <w:ins w:id="176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61" w:author="Tejal Dalvi" w:date="2025-11-16T23:55:00Z">
        <w:r>
          <w:rPr>
            <w:rFonts w:hint="default" w:ascii="Calibri Light" w:hAnsi="Calibri Light" w:cs="Calibri Light"/>
            <w:b w:val="0"/>
            <w:bCs w:val="0"/>
            <w:color w:val="000000" w:themeColor="text1"/>
            <w:u w:val="none"/>
            <w14:textFill>
              <w14:solidFill>
                <w14:schemeClr w14:val="tx1"/>
              </w14:solidFill>
            </w14:textFill>
          </w:rPr>
          <w:t>Whaling – targeting CEOs/Executives</w:t>
        </w:r>
      </w:ins>
    </w:p>
    <w:p w14:paraId="18AB4DB4">
      <w:pPr>
        <w:numPr>
          <w:ilvl w:val="0"/>
          <w:numId w:val="176"/>
        </w:numPr>
        <w:rPr>
          <w:ins w:id="176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63" w:author="Tejal Dalvi" w:date="2025-11-16T23:55:00Z">
        <w:r>
          <w:rPr>
            <w:rFonts w:hint="default" w:ascii="Calibri Light" w:hAnsi="Calibri Light" w:cs="Calibri Light"/>
            <w:b w:val="0"/>
            <w:bCs w:val="0"/>
            <w:color w:val="000000" w:themeColor="text1"/>
            <w:u w:val="none"/>
            <w14:textFill>
              <w14:solidFill>
                <w14:schemeClr w14:val="tx1"/>
              </w14:solidFill>
            </w14:textFill>
          </w:rPr>
          <w:t>Smishing – fake SMS</w:t>
        </w:r>
      </w:ins>
    </w:p>
    <w:p w14:paraId="7ED0BF7D">
      <w:pPr>
        <w:numPr>
          <w:ilvl w:val="0"/>
          <w:numId w:val="176"/>
        </w:numPr>
        <w:rPr>
          <w:ins w:id="176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65" w:author="Tejal Dalvi" w:date="2025-11-16T23:55:00Z">
        <w:r>
          <w:rPr>
            <w:rFonts w:hint="default" w:ascii="Calibri Light" w:hAnsi="Calibri Light" w:cs="Calibri Light"/>
            <w:b w:val="0"/>
            <w:bCs w:val="0"/>
            <w:color w:val="000000" w:themeColor="text1"/>
            <w:u w:val="none"/>
            <w14:textFill>
              <w14:solidFill>
                <w14:schemeClr w14:val="tx1"/>
              </w14:solidFill>
            </w14:textFill>
          </w:rPr>
          <w:t>Vishing – fake phone calls</w:t>
        </w:r>
      </w:ins>
    </w:p>
    <w:p w14:paraId="294F1B18">
      <w:pPr>
        <w:numPr>
          <w:ilvl w:val="0"/>
          <w:numId w:val="176"/>
        </w:numPr>
        <w:rPr>
          <w:ins w:id="176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67" w:author="Tejal Dalvi" w:date="2025-11-16T23:55:00Z">
        <w:r>
          <w:rPr>
            <w:rFonts w:hint="default" w:ascii="Calibri Light" w:hAnsi="Calibri Light" w:cs="Calibri Light"/>
            <w:b w:val="0"/>
            <w:bCs w:val="0"/>
            <w:color w:val="000000" w:themeColor="text1"/>
            <w:u w:val="none"/>
            <w14:textFill>
              <w14:solidFill>
                <w14:schemeClr w14:val="tx1"/>
              </w14:solidFill>
            </w14:textFill>
          </w:rPr>
          <w:t>Clone Phishing – replicating a real email</w:t>
        </w:r>
      </w:ins>
    </w:p>
    <w:p w14:paraId="5ACF24C9">
      <w:pPr>
        <w:numPr>
          <w:ilvl w:val="0"/>
          <w:numId w:val="176"/>
        </w:numPr>
        <w:rPr>
          <w:ins w:id="176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69" w:author="Tejal Dalvi" w:date="2025-11-16T23:55:00Z">
        <w:r>
          <w:rPr>
            <w:rFonts w:hint="default" w:ascii="Calibri Light" w:hAnsi="Calibri Light" w:cs="Calibri Light"/>
            <w:b w:val="0"/>
            <w:bCs w:val="0"/>
            <w:color w:val="000000" w:themeColor="text1"/>
            <w:u w:val="none"/>
            <w14:textFill>
              <w14:solidFill>
                <w14:schemeClr w14:val="tx1"/>
              </w14:solidFill>
            </w14:textFill>
          </w:rPr>
          <w:t>Website Phishing – fake login pages</w:t>
        </w:r>
      </w:ins>
    </w:p>
    <w:p w14:paraId="57C30E48">
      <w:pPr>
        <w:rPr>
          <w:ins w:id="177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71" w:author="Tejal Dalvi" w:date="2025-11-16T23:55:00Z">
        <w:r>
          <w:rPr>
            <w:rFonts w:hint="default" w:ascii="Calibri Light" w:hAnsi="Calibri Light" w:cs="Calibri Light"/>
            <w:b w:val="0"/>
            <w:bCs w:val="0"/>
            <w:color w:val="000000" w:themeColor="text1"/>
            <w:u w:val="none"/>
            <w14:textFill>
              <w14:solidFill>
                <w14:schemeClr w14:val="tx1"/>
              </w14:solidFill>
            </w14:textFill>
          </w:rPr>
          <w:t>Simple Example</w:t>
        </w:r>
      </w:ins>
    </w:p>
    <w:p w14:paraId="7107C322">
      <w:pPr>
        <w:rPr>
          <w:ins w:id="177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73" w:author="Tejal Dalvi" w:date="2025-11-16T23:55:00Z">
        <w:r>
          <w:rPr>
            <w:rFonts w:hint="default" w:ascii="Calibri Light" w:hAnsi="Calibri Light" w:cs="Calibri Light"/>
            <w:b w:val="0"/>
            <w:bCs w:val="0"/>
            <w:color w:val="000000" w:themeColor="text1"/>
            <w:u w:val="none"/>
            <w14:textFill>
              <w14:solidFill>
                <w14:schemeClr w14:val="tx1"/>
              </w14:solidFill>
            </w14:textFill>
          </w:rPr>
          <w:t>You get an email:</w:t>
        </w:r>
      </w:ins>
    </w:p>
    <w:p w14:paraId="51D5ED88">
      <w:pPr>
        <w:rPr>
          <w:ins w:id="177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75" w:author="Tejal Dalvi" w:date="2025-11-16T23:55:00Z">
        <w:r>
          <w:rPr>
            <w:rFonts w:hint="default" w:ascii="Calibri Light" w:hAnsi="Calibri Light" w:cs="Calibri Light"/>
            <w:b w:val="0"/>
            <w:bCs w:val="0"/>
            <w:color w:val="000000" w:themeColor="text1"/>
            <w:u w:val="none"/>
            <w14:textFill>
              <w14:solidFill>
                <w14:schemeClr w14:val="tx1"/>
              </w14:solidFill>
            </w14:textFill>
          </w:rPr>
          <w:t>“Your bank account is blocked. Click here to verify.”</w:t>
        </w:r>
      </w:ins>
    </w:p>
    <w:p w14:paraId="17064FC1">
      <w:pPr>
        <w:rPr>
          <w:ins w:id="177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77" w:author="Tejal Dalvi" w:date="2025-11-16T23:55:00Z">
        <w:r>
          <w:rPr>
            <w:rFonts w:hint="default" w:ascii="Calibri Light" w:hAnsi="Calibri Light" w:cs="Calibri Light"/>
            <w:b w:val="0"/>
            <w:bCs w:val="0"/>
            <w:color w:val="000000" w:themeColor="text1"/>
            <w:u w:val="none"/>
            <w14:textFill>
              <w14:solidFill>
                <w14:schemeClr w14:val="tx1"/>
              </w14:solidFill>
            </w14:textFill>
          </w:rPr>
          <w:t>2. Identity Theft (in detail)</w:t>
        </w:r>
      </w:ins>
    </w:p>
    <w:p w14:paraId="682E4E51">
      <w:pPr>
        <w:rPr>
          <w:ins w:id="177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79" w:author="Tejal Dalvi" w:date="2025-11-16T23:55:00Z">
        <w:r>
          <w:rPr>
            <w:rFonts w:hint="default" w:ascii="Calibri Light" w:hAnsi="Calibri Light" w:cs="Calibri Light"/>
            <w:b w:val="0"/>
            <w:bCs w:val="0"/>
            <w:color w:val="000000" w:themeColor="text1"/>
            <w:u w:val="none"/>
            <w14:textFill>
              <w14:solidFill>
                <w14:schemeClr w14:val="tx1"/>
              </w14:solidFill>
            </w14:textFill>
          </w:rPr>
          <w:t>Definition</w:t>
        </w:r>
      </w:ins>
    </w:p>
    <w:p w14:paraId="537F63E6">
      <w:pPr>
        <w:rPr>
          <w:ins w:id="178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81" w:author="Tejal Dalvi" w:date="2025-11-16T23:55:00Z">
        <w:r>
          <w:rPr>
            <w:rFonts w:hint="default" w:ascii="Calibri Light" w:hAnsi="Calibri Light" w:cs="Calibri Light"/>
            <w:b w:val="0"/>
            <w:bCs w:val="0"/>
            <w:color w:val="000000" w:themeColor="text1"/>
            <w:u w:val="none"/>
            <w14:textFill>
              <w14:solidFill>
                <w14:schemeClr w14:val="tx1"/>
              </w14:solidFill>
            </w14:textFill>
          </w:rPr>
          <w:t>Identity Theft is when someone steals your personal information and uses it without permission to commit fraud.</w:t>
        </w:r>
      </w:ins>
    </w:p>
    <w:p w14:paraId="59284CAA">
      <w:pPr>
        <w:rPr>
          <w:ins w:id="178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83"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Attackers Steal Personal Data Like:</w:t>
        </w:r>
      </w:ins>
    </w:p>
    <w:p w14:paraId="7A11F4FD">
      <w:pPr>
        <w:numPr>
          <w:ilvl w:val="0"/>
          <w:numId w:val="177"/>
        </w:numPr>
        <w:rPr>
          <w:ins w:id="178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85" w:author="Tejal Dalvi" w:date="2025-11-16T23:55:00Z">
        <w:r>
          <w:rPr>
            <w:rFonts w:hint="default" w:ascii="Calibri Light" w:hAnsi="Calibri Light" w:cs="Calibri Light"/>
            <w:b w:val="0"/>
            <w:bCs w:val="0"/>
            <w:color w:val="000000" w:themeColor="text1"/>
            <w:u w:val="none"/>
            <w14:textFill>
              <w14:solidFill>
                <w14:schemeClr w14:val="tx1"/>
              </w14:solidFill>
            </w14:textFill>
          </w:rPr>
          <w:t>Name, address</w:t>
        </w:r>
      </w:ins>
    </w:p>
    <w:p w14:paraId="1DF088F2">
      <w:pPr>
        <w:numPr>
          <w:ilvl w:val="0"/>
          <w:numId w:val="177"/>
        </w:numPr>
        <w:rPr>
          <w:ins w:id="178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87" w:author="Tejal Dalvi" w:date="2025-11-16T23:55:00Z">
        <w:r>
          <w:rPr>
            <w:rFonts w:hint="default" w:ascii="Calibri Light" w:hAnsi="Calibri Light" w:cs="Calibri Light"/>
            <w:b w:val="0"/>
            <w:bCs w:val="0"/>
            <w:color w:val="000000" w:themeColor="text1"/>
            <w:u w:val="none"/>
            <w14:textFill>
              <w14:solidFill>
                <w14:schemeClr w14:val="tx1"/>
              </w14:solidFill>
            </w14:textFill>
          </w:rPr>
          <w:t>Aadhaar, PAN</w:t>
        </w:r>
      </w:ins>
    </w:p>
    <w:p w14:paraId="2FC26948">
      <w:pPr>
        <w:numPr>
          <w:ilvl w:val="0"/>
          <w:numId w:val="177"/>
        </w:numPr>
        <w:rPr>
          <w:ins w:id="178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89" w:author="Tejal Dalvi" w:date="2025-11-16T23:55:00Z">
        <w:r>
          <w:rPr>
            <w:rFonts w:hint="default" w:ascii="Calibri Light" w:hAnsi="Calibri Light" w:cs="Calibri Light"/>
            <w:b w:val="0"/>
            <w:bCs w:val="0"/>
            <w:color w:val="000000" w:themeColor="text1"/>
            <w:u w:val="none"/>
            <w14:textFill>
              <w14:solidFill>
                <w14:schemeClr w14:val="tx1"/>
              </w14:solidFill>
            </w14:textFill>
          </w:rPr>
          <w:t>Bank account details</w:t>
        </w:r>
      </w:ins>
    </w:p>
    <w:p w14:paraId="504DBFEE">
      <w:pPr>
        <w:numPr>
          <w:ilvl w:val="0"/>
          <w:numId w:val="177"/>
        </w:numPr>
        <w:rPr>
          <w:ins w:id="179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91" w:author="Tejal Dalvi" w:date="2025-11-16T23:55:00Z">
        <w:r>
          <w:rPr>
            <w:rFonts w:hint="default" w:ascii="Calibri Light" w:hAnsi="Calibri Light" w:cs="Calibri Light"/>
            <w:b w:val="0"/>
            <w:bCs w:val="0"/>
            <w:color w:val="000000" w:themeColor="text1"/>
            <w:u w:val="none"/>
            <w14:textFill>
              <w14:solidFill>
                <w14:schemeClr w14:val="tx1"/>
              </w14:solidFill>
            </w14:textFill>
          </w:rPr>
          <w:t>Passwords / OTPs</w:t>
        </w:r>
      </w:ins>
    </w:p>
    <w:p w14:paraId="51C8DFF5">
      <w:pPr>
        <w:numPr>
          <w:ilvl w:val="0"/>
          <w:numId w:val="177"/>
        </w:numPr>
        <w:rPr>
          <w:ins w:id="179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93" w:author="Tejal Dalvi" w:date="2025-11-16T23:55:00Z">
        <w:r>
          <w:rPr>
            <w:rFonts w:hint="default" w:ascii="Calibri Light" w:hAnsi="Calibri Light" w:cs="Calibri Light"/>
            <w:b w:val="0"/>
            <w:bCs w:val="0"/>
            <w:color w:val="000000" w:themeColor="text1"/>
            <w:u w:val="none"/>
            <w14:textFill>
              <w14:solidFill>
                <w14:schemeClr w14:val="tx1"/>
              </w14:solidFill>
            </w14:textFill>
          </w:rPr>
          <w:t>Phone numbers</w:t>
        </w:r>
      </w:ins>
    </w:p>
    <w:p w14:paraId="22449352">
      <w:pPr>
        <w:numPr>
          <w:ilvl w:val="0"/>
          <w:numId w:val="177"/>
        </w:numPr>
        <w:rPr>
          <w:ins w:id="179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95" w:author="Tejal Dalvi" w:date="2025-11-16T23:55:00Z">
        <w:r>
          <w:rPr>
            <w:rFonts w:hint="default" w:ascii="Calibri Light" w:hAnsi="Calibri Light" w:cs="Calibri Light"/>
            <w:b w:val="0"/>
            <w:bCs w:val="0"/>
            <w:color w:val="000000" w:themeColor="text1"/>
            <w:u w:val="none"/>
            <w14:textFill>
              <w14:solidFill>
                <w14:schemeClr w14:val="tx1"/>
              </w14:solidFill>
            </w14:textFill>
          </w:rPr>
          <w:t>Social media details</w:t>
        </w:r>
      </w:ins>
    </w:p>
    <w:p w14:paraId="3BD4780C">
      <w:pPr>
        <w:rPr>
          <w:ins w:id="179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97" w:author="Tejal Dalvi" w:date="2025-11-16T23:55:00Z">
        <w:r>
          <w:rPr>
            <w:rFonts w:hint="default" w:ascii="Calibri Light" w:hAnsi="Calibri Light" w:cs="Calibri Light"/>
            <w:b w:val="0"/>
            <w:bCs w:val="0"/>
            <w:color w:val="000000" w:themeColor="text1"/>
            <w:u w:val="none"/>
            <w14:textFill>
              <w14:solidFill>
                <w14:schemeClr w14:val="tx1"/>
              </w14:solidFill>
            </w14:textFill>
          </w:rPr>
          <w:t>What attackers do with stolen identity</w:t>
        </w:r>
      </w:ins>
    </w:p>
    <w:p w14:paraId="610E343B">
      <w:pPr>
        <w:numPr>
          <w:ilvl w:val="0"/>
          <w:numId w:val="178"/>
        </w:numPr>
        <w:rPr>
          <w:ins w:id="179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799" w:author="Tejal Dalvi" w:date="2025-11-16T23:55:00Z">
        <w:r>
          <w:rPr>
            <w:rFonts w:hint="default" w:ascii="Calibri Light" w:hAnsi="Calibri Light" w:cs="Calibri Light"/>
            <w:b w:val="0"/>
            <w:bCs w:val="0"/>
            <w:color w:val="000000" w:themeColor="text1"/>
            <w:u w:val="none"/>
            <w14:textFill>
              <w14:solidFill>
                <w14:schemeClr w14:val="tx1"/>
              </w14:solidFill>
            </w14:textFill>
          </w:rPr>
          <w:t>Open bank accounts</w:t>
        </w:r>
      </w:ins>
    </w:p>
    <w:p w14:paraId="78F6AD65">
      <w:pPr>
        <w:numPr>
          <w:ilvl w:val="0"/>
          <w:numId w:val="178"/>
        </w:numPr>
        <w:rPr>
          <w:ins w:id="180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01" w:author="Tejal Dalvi" w:date="2025-11-16T23:55:00Z">
        <w:r>
          <w:rPr>
            <w:rFonts w:hint="default" w:ascii="Calibri Light" w:hAnsi="Calibri Light" w:cs="Calibri Light"/>
            <w:b w:val="0"/>
            <w:bCs w:val="0"/>
            <w:color w:val="000000" w:themeColor="text1"/>
            <w:u w:val="none"/>
            <w14:textFill>
              <w14:solidFill>
                <w14:schemeClr w14:val="tx1"/>
              </w14:solidFill>
            </w14:textFill>
          </w:rPr>
          <w:t>Apply for loans</w:t>
        </w:r>
      </w:ins>
    </w:p>
    <w:p w14:paraId="2A670676">
      <w:pPr>
        <w:numPr>
          <w:ilvl w:val="0"/>
          <w:numId w:val="178"/>
        </w:numPr>
        <w:rPr>
          <w:ins w:id="180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03" w:author="Tejal Dalvi" w:date="2025-11-16T23:55:00Z">
        <w:r>
          <w:rPr>
            <w:rFonts w:hint="default" w:ascii="Calibri Light" w:hAnsi="Calibri Light" w:cs="Calibri Light"/>
            <w:b w:val="0"/>
            <w:bCs w:val="0"/>
            <w:color w:val="000000" w:themeColor="text1"/>
            <w:u w:val="none"/>
            <w14:textFill>
              <w14:solidFill>
                <w14:schemeClr w14:val="tx1"/>
              </w14:solidFill>
            </w14:textFill>
          </w:rPr>
          <w:t>Make online purchases</w:t>
        </w:r>
      </w:ins>
    </w:p>
    <w:p w14:paraId="4D6F9FA1">
      <w:pPr>
        <w:numPr>
          <w:ilvl w:val="0"/>
          <w:numId w:val="178"/>
        </w:numPr>
        <w:rPr>
          <w:ins w:id="180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05" w:author="Tejal Dalvi" w:date="2025-11-16T23:55:00Z">
        <w:r>
          <w:rPr>
            <w:rFonts w:hint="default" w:ascii="Calibri Light" w:hAnsi="Calibri Light" w:cs="Calibri Light"/>
            <w:b w:val="0"/>
            <w:bCs w:val="0"/>
            <w:color w:val="000000" w:themeColor="text1"/>
            <w:u w:val="none"/>
            <w14:textFill>
              <w14:solidFill>
                <w14:schemeClr w14:val="tx1"/>
              </w14:solidFill>
            </w14:textFill>
          </w:rPr>
          <w:t>Take over social media accounts</w:t>
        </w:r>
      </w:ins>
    </w:p>
    <w:p w14:paraId="4E4BB742">
      <w:pPr>
        <w:numPr>
          <w:ilvl w:val="0"/>
          <w:numId w:val="178"/>
        </w:numPr>
        <w:rPr>
          <w:ins w:id="180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07" w:author="Tejal Dalvi" w:date="2025-11-16T23:55:00Z">
        <w:r>
          <w:rPr>
            <w:rFonts w:hint="default" w:ascii="Calibri Light" w:hAnsi="Calibri Light" w:cs="Calibri Light"/>
            <w:b w:val="0"/>
            <w:bCs w:val="0"/>
            <w:color w:val="000000" w:themeColor="text1"/>
            <w:u w:val="none"/>
            <w14:textFill>
              <w14:solidFill>
                <w14:schemeClr w14:val="tx1"/>
              </w14:solidFill>
            </w14:textFill>
          </w:rPr>
          <w:t>Blackmail victims</w:t>
        </w:r>
      </w:ins>
    </w:p>
    <w:p w14:paraId="49C23BAA">
      <w:pPr>
        <w:numPr>
          <w:ilvl w:val="0"/>
          <w:numId w:val="178"/>
        </w:numPr>
        <w:rPr>
          <w:ins w:id="180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09" w:author="Tejal Dalvi" w:date="2025-11-16T23:55:00Z">
        <w:r>
          <w:rPr>
            <w:rFonts w:hint="default" w:ascii="Calibri Light" w:hAnsi="Calibri Light" w:cs="Calibri Light"/>
            <w:b w:val="0"/>
            <w:bCs w:val="0"/>
            <w:color w:val="000000" w:themeColor="text1"/>
            <w:u w:val="none"/>
            <w14:textFill>
              <w14:solidFill>
                <w14:schemeClr w14:val="tx1"/>
              </w14:solidFill>
            </w14:textFill>
          </w:rPr>
          <w:t>File fake tax returns</w:t>
        </w:r>
      </w:ins>
    </w:p>
    <w:p w14:paraId="3B77B6AF">
      <w:pPr>
        <w:numPr>
          <w:ilvl w:val="0"/>
          <w:numId w:val="178"/>
        </w:numPr>
        <w:rPr>
          <w:ins w:id="181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11" w:author="Tejal Dalvi" w:date="2025-11-16T23:55:00Z">
        <w:r>
          <w:rPr>
            <w:rFonts w:hint="default" w:ascii="Calibri Light" w:hAnsi="Calibri Light" w:cs="Calibri Light"/>
            <w:b w:val="0"/>
            <w:bCs w:val="0"/>
            <w:color w:val="000000" w:themeColor="text1"/>
            <w:u w:val="none"/>
            <w14:textFill>
              <w14:solidFill>
                <w14:schemeClr w14:val="tx1"/>
              </w14:solidFill>
            </w14:textFill>
          </w:rPr>
          <w:t>Do criminal activities using your name</w:t>
        </w:r>
      </w:ins>
    </w:p>
    <w:p w14:paraId="7AA82DD0">
      <w:pPr>
        <w:rPr>
          <w:ins w:id="181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13" w:author="Tejal Dalvi" w:date="2025-11-16T23:55:00Z">
        <w:r>
          <w:rPr>
            <w:rFonts w:hint="default" w:ascii="Calibri Light" w:hAnsi="Calibri Light" w:cs="Calibri Light"/>
            <w:b w:val="0"/>
            <w:bCs w:val="0"/>
            <w:color w:val="000000" w:themeColor="text1"/>
            <w:u w:val="none"/>
            <w14:textFill>
              <w14:solidFill>
                <w14:schemeClr w14:val="tx1"/>
              </w14:solidFill>
            </w14:textFill>
          </w:rPr>
          <w:t>How Identity Theft Happens</w:t>
        </w:r>
      </w:ins>
    </w:p>
    <w:p w14:paraId="20F28764">
      <w:pPr>
        <w:numPr>
          <w:ilvl w:val="0"/>
          <w:numId w:val="179"/>
        </w:numPr>
        <w:rPr>
          <w:ins w:id="181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15" w:author="Tejal Dalvi" w:date="2025-11-16T23:55:00Z">
        <w:r>
          <w:rPr>
            <w:rFonts w:hint="default" w:ascii="Calibri Light" w:hAnsi="Calibri Light" w:cs="Calibri Light"/>
            <w:b w:val="0"/>
            <w:bCs w:val="0"/>
            <w:color w:val="000000" w:themeColor="text1"/>
            <w:u w:val="none"/>
            <w14:textFill>
              <w14:solidFill>
                <w14:schemeClr w14:val="tx1"/>
              </w14:solidFill>
            </w14:textFill>
          </w:rPr>
          <w:t>Phishing</w:t>
        </w:r>
      </w:ins>
    </w:p>
    <w:p w14:paraId="1340C080">
      <w:pPr>
        <w:numPr>
          <w:ilvl w:val="0"/>
          <w:numId w:val="179"/>
        </w:numPr>
        <w:rPr>
          <w:ins w:id="181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17" w:author="Tejal Dalvi" w:date="2025-11-16T23:55:00Z">
        <w:r>
          <w:rPr>
            <w:rFonts w:hint="default" w:ascii="Calibri Light" w:hAnsi="Calibri Light" w:cs="Calibri Light"/>
            <w:b w:val="0"/>
            <w:bCs w:val="0"/>
            <w:color w:val="000000" w:themeColor="text1"/>
            <w:u w:val="none"/>
            <w14:textFill>
              <w14:solidFill>
                <w14:schemeClr w14:val="tx1"/>
              </w14:solidFill>
            </w14:textFill>
          </w:rPr>
          <w:t>Data breaches</w:t>
        </w:r>
      </w:ins>
    </w:p>
    <w:p w14:paraId="3625B8AE">
      <w:pPr>
        <w:numPr>
          <w:ilvl w:val="0"/>
          <w:numId w:val="179"/>
        </w:numPr>
        <w:rPr>
          <w:ins w:id="181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19" w:author="Tejal Dalvi" w:date="2025-11-16T23:55:00Z">
        <w:r>
          <w:rPr>
            <w:rFonts w:hint="default" w:ascii="Calibri Light" w:hAnsi="Calibri Light" w:cs="Calibri Light"/>
            <w:b w:val="0"/>
            <w:bCs w:val="0"/>
            <w:color w:val="000000" w:themeColor="text1"/>
            <w:u w:val="none"/>
            <w14:textFill>
              <w14:solidFill>
                <w14:schemeClr w14:val="tx1"/>
              </w14:solidFill>
            </w14:textFill>
          </w:rPr>
          <w:t>Stolen devices</w:t>
        </w:r>
      </w:ins>
    </w:p>
    <w:p w14:paraId="602ABE4E">
      <w:pPr>
        <w:numPr>
          <w:ilvl w:val="0"/>
          <w:numId w:val="179"/>
        </w:numPr>
        <w:rPr>
          <w:ins w:id="182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21" w:author="Tejal Dalvi" w:date="2025-11-16T23:55:00Z">
        <w:r>
          <w:rPr>
            <w:rFonts w:hint="default" w:ascii="Calibri Light" w:hAnsi="Calibri Light" w:cs="Calibri Light"/>
            <w:b w:val="0"/>
            <w:bCs w:val="0"/>
            <w:color w:val="000000" w:themeColor="text1"/>
            <w:u w:val="none"/>
            <w14:textFill>
              <w14:solidFill>
                <w14:schemeClr w14:val="tx1"/>
              </w14:solidFill>
            </w14:textFill>
          </w:rPr>
          <w:t>Public WiFi attacks</w:t>
        </w:r>
      </w:ins>
    </w:p>
    <w:p w14:paraId="62D3A108">
      <w:pPr>
        <w:numPr>
          <w:ilvl w:val="0"/>
          <w:numId w:val="179"/>
        </w:numPr>
        <w:rPr>
          <w:ins w:id="182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23" w:author="Tejal Dalvi" w:date="2025-11-16T23:55:00Z">
        <w:r>
          <w:rPr>
            <w:rFonts w:hint="default" w:ascii="Calibri Light" w:hAnsi="Calibri Light" w:cs="Calibri Light"/>
            <w:b w:val="0"/>
            <w:bCs w:val="0"/>
            <w:color w:val="000000" w:themeColor="text1"/>
            <w:u w:val="none"/>
            <w14:textFill>
              <w14:solidFill>
                <w14:schemeClr w14:val="tx1"/>
              </w14:solidFill>
            </w14:textFill>
          </w:rPr>
          <w:t>Social media oversharing</w:t>
        </w:r>
      </w:ins>
    </w:p>
    <w:p w14:paraId="6BD5A2EB">
      <w:pPr>
        <w:numPr>
          <w:ilvl w:val="0"/>
          <w:numId w:val="179"/>
        </w:numPr>
        <w:rPr>
          <w:ins w:id="182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25" w:author="Tejal Dalvi" w:date="2025-11-16T23:55:00Z">
        <w:r>
          <w:rPr>
            <w:rFonts w:hint="default" w:ascii="Calibri Light" w:hAnsi="Calibri Light" w:cs="Calibri Light"/>
            <w:b w:val="0"/>
            <w:bCs w:val="0"/>
            <w:color w:val="000000" w:themeColor="text1"/>
            <w:u w:val="none"/>
            <w14:textFill>
              <w14:solidFill>
                <w14:schemeClr w14:val="tx1"/>
              </w14:solidFill>
            </w14:textFill>
          </w:rPr>
          <w:t>ATM skimming</w:t>
        </w:r>
      </w:ins>
    </w:p>
    <w:p w14:paraId="7DD80A9A">
      <w:pPr>
        <w:numPr>
          <w:ilvl w:val="0"/>
          <w:numId w:val="179"/>
        </w:numPr>
        <w:rPr>
          <w:ins w:id="182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27" w:author="Tejal Dalvi" w:date="2025-11-16T23:55:00Z">
        <w:r>
          <w:rPr>
            <w:rFonts w:hint="default" w:ascii="Calibri Light" w:hAnsi="Calibri Light" w:cs="Calibri Light"/>
            <w:b w:val="0"/>
            <w:bCs w:val="0"/>
            <w:color w:val="000000" w:themeColor="text1"/>
            <w:u w:val="none"/>
            <w14:textFill>
              <w14:solidFill>
                <w14:schemeClr w14:val="tx1"/>
              </w14:solidFill>
            </w14:textFill>
          </w:rPr>
          <w:t>SIM swapping</w:t>
        </w:r>
      </w:ins>
    </w:p>
    <w:p w14:paraId="641BB240">
      <w:pPr>
        <w:rPr>
          <w:ins w:id="182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29" w:author="Tejal Dalvi" w:date="2025-11-16T23:55:00Z">
        <w:r>
          <w:rPr>
            <w:rFonts w:hint="default" w:ascii="Calibri Light" w:hAnsi="Calibri Light" w:cs="Calibri Light"/>
            <w:b w:val="0"/>
            <w:bCs w:val="0"/>
            <w:color w:val="000000" w:themeColor="text1"/>
            <w:u w:val="none"/>
            <w14:textFill>
              <w14:solidFill>
                <w14:schemeClr w14:val="tx1"/>
              </w14:solidFill>
            </w14:textFill>
          </w:rPr>
          <w:t>Simple Example</w:t>
        </w:r>
      </w:ins>
    </w:p>
    <w:p w14:paraId="15922848">
      <w:pPr>
        <w:rPr>
          <w:ins w:id="183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31" w:author="Tejal Dalvi" w:date="2025-11-16T23:55:00Z">
        <w:r>
          <w:rPr>
            <w:rFonts w:hint="default" w:ascii="Calibri Light" w:hAnsi="Calibri Light" w:cs="Calibri Light"/>
            <w:b w:val="0"/>
            <w:bCs w:val="0"/>
            <w:color w:val="000000" w:themeColor="text1"/>
            <w:u w:val="none"/>
            <w14:textFill>
              <w14:solidFill>
                <w14:schemeClr w14:val="tx1"/>
              </w14:solidFill>
            </w14:textFill>
          </w:rPr>
          <w:t>An attacker gets your PAN + Aadhaar details and applies for an online loan under your name.</w:t>
        </w:r>
      </w:ins>
    </w:p>
    <w:p w14:paraId="231FFC45">
      <w:pPr>
        <w:rPr>
          <w:ins w:id="183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33" w:author="Tejal Dalvi" w:date="2025-11-16T23:55:00Z">
        <w:r>
          <w:rPr>
            <w:rFonts w:hint="default" w:ascii="Calibri Light" w:hAnsi="Calibri Light" w:cs="Calibri Light"/>
            <w:b w:val="0"/>
            <w:bCs w:val="0"/>
            <w:color w:val="000000" w:themeColor="text1"/>
            <w:u w:val="none"/>
            <w14:textFill>
              <w14:solidFill>
                <w14:schemeClr w14:val="tx1"/>
              </w14:solidFill>
            </w14:textFill>
          </w:rPr>
          <w:t>3. Bots and Botnets (in detail)</w:t>
        </w:r>
      </w:ins>
    </w:p>
    <w:p w14:paraId="1D1D99B1">
      <w:pPr>
        <w:rPr>
          <w:ins w:id="183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35" w:author="Tejal Dalvi" w:date="2025-11-16T23:55:00Z">
        <w:r>
          <w:rPr>
            <w:rFonts w:hint="default" w:ascii="Calibri Light" w:hAnsi="Calibri Light" w:cs="Calibri Light"/>
            <w:b w:val="0"/>
            <w:bCs w:val="0"/>
            <w:color w:val="000000" w:themeColor="text1"/>
            <w:u w:val="none"/>
            <w14:textFill>
              <w14:solidFill>
                <w14:schemeClr w14:val="tx1"/>
              </w14:solidFill>
            </w14:textFill>
          </w:rPr>
          <w:t>Bot</w:t>
        </w:r>
      </w:ins>
    </w:p>
    <w:p w14:paraId="139DDEBD">
      <w:pPr>
        <w:rPr>
          <w:ins w:id="183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37" w:author="Tejal Dalvi" w:date="2025-11-16T23:55:00Z">
        <w:r>
          <w:rPr>
            <w:rFonts w:hint="default" w:ascii="Calibri Light" w:hAnsi="Calibri Light" w:cs="Calibri Light"/>
            <w:b w:val="0"/>
            <w:bCs w:val="0"/>
            <w:color w:val="000000" w:themeColor="text1"/>
            <w:u w:val="none"/>
            <w14:textFill>
              <w14:solidFill>
                <w14:schemeClr w14:val="tx1"/>
              </w14:solidFill>
            </w14:textFill>
          </w:rPr>
          <w:t>A bot is a computer/device infected with malware that allows an attacker (botmaster) to control it remotely without the user knowing.</w:t>
        </w:r>
      </w:ins>
    </w:p>
    <w:p w14:paraId="2A76BE6C">
      <w:pPr>
        <w:rPr>
          <w:ins w:id="183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39" w:author="Tejal Dalvi" w:date="2025-11-16T23:55:00Z">
        <w:r>
          <w:rPr>
            <w:rFonts w:hint="default" w:ascii="Calibri Light" w:hAnsi="Calibri Light" w:cs="Calibri Light"/>
            <w:b w:val="0"/>
            <w:bCs w:val="0"/>
            <w:color w:val="000000" w:themeColor="text1"/>
            <w:u w:val="none"/>
            <w14:textFill>
              <w14:solidFill>
                <w14:schemeClr w14:val="tx1"/>
              </w14:solidFill>
            </w14:textFill>
          </w:rPr>
          <w:t>Once infected, the victim’s device becomes a “zombie” and follows commands.</w:t>
        </w:r>
      </w:ins>
    </w:p>
    <w:p w14:paraId="2873ECD5">
      <w:pPr>
        <w:rPr>
          <w:ins w:id="184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41" w:author="Tejal Dalvi" w:date="2025-11-16T23:55:00Z">
        <w:r>
          <w:rPr>
            <w:rFonts w:hint="default" w:ascii="Calibri Light" w:hAnsi="Calibri Light" w:cs="Calibri Light"/>
            <w:b w:val="0"/>
            <w:bCs w:val="0"/>
            <w:color w:val="000000" w:themeColor="text1"/>
            <w:u w:val="none"/>
            <w14:textFill>
              <w14:solidFill>
                <w14:schemeClr w14:val="tx1"/>
              </w14:solidFill>
            </w14:textFill>
          </w:rPr>
          <w:t>What a bot can do</w:t>
        </w:r>
      </w:ins>
    </w:p>
    <w:p w14:paraId="025178AE">
      <w:pPr>
        <w:numPr>
          <w:ilvl w:val="0"/>
          <w:numId w:val="180"/>
        </w:numPr>
        <w:rPr>
          <w:ins w:id="184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43" w:author="Tejal Dalvi" w:date="2025-11-16T23:55:00Z">
        <w:r>
          <w:rPr>
            <w:rFonts w:hint="default" w:ascii="Calibri Light" w:hAnsi="Calibri Light" w:cs="Calibri Light"/>
            <w:b w:val="0"/>
            <w:bCs w:val="0"/>
            <w:color w:val="000000" w:themeColor="text1"/>
            <w:u w:val="none"/>
            <w14:textFill>
              <w14:solidFill>
                <w14:schemeClr w14:val="tx1"/>
              </w14:solidFill>
            </w14:textFill>
          </w:rPr>
          <w:t>Send spam emails</w:t>
        </w:r>
      </w:ins>
    </w:p>
    <w:p w14:paraId="0A8F61C3">
      <w:pPr>
        <w:numPr>
          <w:ilvl w:val="0"/>
          <w:numId w:val="180"/>
        </w:numPr>
        <w:rPr>
          <w:ins w:id="184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45" w:author="Tejal Dalvi" w:date="2025-11-16T23:55:00Z">
        <w:r>
          <w:rPr>
            <w:rFonts w:hint="default" w:ascii="Calibri Light" w:hAnsi="Calibri Light" w:cs="Calibri Light"/>
            <w:b w:val="0"/>
            <w:bCs w:val="0"/>
            <w:color w:val="000000" w:themeColor="text1"/>
            <w:u w:val="none"/>
            <w14:textFill>
              <w14:solidFill>
                <w14:schemeClr w14:val="tx1"/>
              </w14:solidFill>
            </w14:textFill>
          </w:rPr>
          <w:t>Participate in DDoS attacks</w:t>
        </w:r>
      </w:ins>
    </w:p>
    <w:p w14:paraId="39A6324F">
      <w:pPr>
        <w:numPr>
          <w:ilvl w:val="0"/>
          <w:numId w:val="180"/>
        </w:numPr>
        <w:rPr>
          <w:ins w:id="184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47" w:author="Tejal Dalvi" w:date="2025-11-16T23:55:00Z">
        <w:r>
          <w:rPr>
            <w:rFonts w:hint="default" w:ascii="Calibri Light" w:hAnsi="Calibri Light" w:cs="Calibri Light"/>
            <w:b w:val="0"/>
            <w:bCs w:val="0"/>
            <w:color w:val="000000" w:themeColor="text1"/>
            <w:u w:val="none"/>
            <w14:textFill>
              <w14:solidFill>
                <w14:schemeClr w14:val="tx1"/>
              </w14:solidFill>
            </w14:textFill>
          </w:rPr>
          <w:t>Steal data</w:t>
        </w:r>
      </w:ins>
    </w:p>
    <w:p w14:paraId="37E4E193">
      <w:pPr>
        <w:numPr>
          <w:ilvl w:val="0"/>
          <w:numId w:val="180"/>
        </w:numPr>
        <w:rPr>
          <w:ins w:id="184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49" w:author="Tejal Dalvi" w:date="2025-11-16T23:55:00Z">
        <w:r>
          <w:rPr>
            <w:rFonts w:hint="default" w:ascii="Calibri Light" w:hAnsi="Calibri Light" w:cs="Calibri Light"/>
            <w:b w:val="0"/>
            <w:bCs w:val="0"/>
            <w:color w:val="000000" w:themeColor="text1"/>
            <w:u w:val="none"/>
            <w14:textFill>
              <w14:solidFill>
                <w14:schemeClr w14:val="tx1"/>
              </w14:solidFill>
            </w14:textFill>
          </w:rPr>
          <w:t>Spread malware</w:t>
        </w:r>
      </w:ins>
    </w:p>
    <w:p w14:paraId="62AE89A2">
      <w:pPr>
        <w:numPr>
          <w:ilvl w:val="0"/>
          <w:numId w:val="180"/>
        </w:numPr>
        <w:rPr>
          <w:ins w:id="185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51" w:author="Tejal Dalvi" w:date="2025-11-16T23:55:00Z">
        <w:r>
          <w:rPr>
            <w:rFonts w:hint="default" w:ascii="Calibri Light" w:hAnsi="Calibri Light" w:cs="Calibri Light"/>
            <w:b w:val="0"/>
            <w:bCs w:val="0"/>
            <w:color w:val="000000" w:themeColor="text1"/>
            <w:u w:val="none"/>
            <w14:textFill>
              <w14:solidFill>
                <w14:schemeClr w14:val="tx1"/>
              </w14:solidFill>
            </w14:textFill>
          </w:rPr>
          <w:t>Mine cryptocurrency</w:t>
        </w:r>
      </w:ins>
    </w:p>
    <w:p w14:paraId="5CE305C2">
      <w:pPr>
        <w:numPr>
          <w:ilvl w:val="0"/>
          <w:numId w:val="180"/>
        </w:numPr>
        <w:rPr>
          <w:ins w:id="185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53" w:author="Tejal Dalvi" w:date="2025-11-16T23:55:00Z">
        <w:r>
          <w:rPr>
            <w:rFonts w:hint="default" w:ascii="Calibri Light" w:hAnsi="Calibri Light" w:cs="Calibri Light"/>
            <w:b w:val="0"/>
            <w:bCs w:val="0"/>
            <w:color w:val="000000" w:themeColor="text1"/>
            <w:u w:val="none"/>
            <w14:textFill>
              <w14:solidFill>
                <w14:schemeClr w14:val="tx1"/>
              </w14:solidFill>
            </w14:textFill>
          </w:rPr>
          <w:t>Record keystrokes</w:t>
        </w:r>
      </w:ins>
    </w:p>
    <w:p w14:paraId="0C60D1A0">
      <w:pPr>
        <w:rPr>
          <w:ins w:id="185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55" w:author="Tejal Dalvi" w:date="2025-11-16T23:55:00Z">
        <w:r>
          <w:rPr>
            <w:rFonts w:hint="default" w:ascii="Calibri Light" w:hAnsi="Calibri Light" w:cs="Calibri Light"/>
            <w:b w:val="0"/>
            <w:bCs w:val="0"/>
            <w:color w:val="000000" w:themeColor="text1"/>
            <w:u w:val="none"/>
            <w14:textFill>
              <w14:solidFill>
                <w14:schemeClr w14:val="tx1"/>
              </w14:solidFill>
            </w14:textFill>
          </w:rPr>
          <w:t>Simple Bot Example</w:t>
        </w:r>
      </w:ins>
    </w:p>
    <w:p w14:paraId="79569B0C">
      <w:pPr>
        <w:rPr>
          <w:ins w:id="185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57" w:author="Tejal Dalvi" w:date="2025-11-16T23:55:00Z">
        <w:r>
          <w:rPr>
            <w:rFonts w:hint="default" w:ascii="Calibri Light" w:hAnsi="Calibri Light" w:cs="Calibri Light"/>
            <w:b w:val="0"/>
            <w:bCs w:val="0"/>
            <w:color w:val="000000" w:themeColor="text1"/>
            <w:u w:val="none"/>
            <w14:textFill>
              <w14:solidFill>
                <w14:schemeClr w14:val="tx1"/>
              </w14:solidFill>
            </w14:textFill>
          </w:rPr>
          <w:t>Your laptop unknowingly installs malware through a fake game or cracked software.</w:t>
        </w:r>
      </w:ins>
      <w:ins w:id="1858"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859" w:author="Tejal Dalvi" w:date="2025-11-16T23:55:00Z">
        <w:r>
          <w:rPr>
            <w:rFonts w:hint="default" w:ascii="Calibri Light" w:hAnsi="Calibri Light" w:cs="Calibri Light"/>
            <w:b w:val="0"/>
            <w:bCs w:val="0"/>
            <w:color w:val="000000" w:themeColor="text1"/>
            <w:u w:val="none"/>
            <w14:textFill>
              <w14:solidFill>
                <w14:schemeClr w14:val="tx1"/>
              </w14:solidFill>
            </w14:textFill>
          </w:rPr>
          <w:t>Now attacker can use your laptop to send spam emails to thousands of people.</w:t>
        </w:r>
      </w:ins>
    </w:p>
    <w:p w14:paraId="0A8716D8">
      <w:pPr>
        <w:rPr>
          <w:ins w:id="186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61" w:author="Tejal Dalvi" w:date="2025-11-16T23:55:00Z">
        <w:r>
          <w:rPr>
            <w:rFonts w:hint="default" w:ascii="Calibri Light" w:hAnsi="Calibri Light" w:cs="Calibri Light"/>
            <w:b w:val="0"/>
            <w:bCs w:val="0"/>
            <w:color w:val="000000" w:themeColor="text1"/>
            <w:u w:val="none"/>
            <w14:textFill>
              <w14:solidFill>
                <w14:schemeClr w14:val="tx1"/>
              </w14:solidFill>
            </w14:textFill>
          </w:rPr>
          <w:t>4. Botnet</w:t>
        </w:r>
      </w:ins>
    </w:p>
    <w:p w14:paraId="7B841D21">
      <w:pPr>
        <w:rPr>
          <w:ins w:id="186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63" w:author="Tejal Dalvi" w:date="2025-11-16T23:55:00Z">
        <w:r>
          <w:rPr>
            <w:rFonts w:hint="default" w:ascii="Calibri Light" w:hAnsi="Calibri Light" w:cs="Calibri Light"/>
            <w:b w:val="0"/>
            <w:bCs w:val="0"/>
            <w:color w:val="000000" w:themeColor="text1"/>
            <w:u w:val="none"/>
            <w14:textFill>
              <w14:solidFill>
                <w14:schemeClr w14:val="tx1"/>
              </w14:solidFill>
            </w14:textFill>
          </w:rPr>
          <w:t>Definition</w:t>
        </w:r>
      </w:ins>
    </w:p>
    <w:p w14:paraId="165E71D4">
      <w:pPr>
        <w:rPr>
          <w:ins w:id="186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65" w:author="Tejal Dalvi" w:date="2025-11-16T23:55:00Z">
        <w:r>
          <w:rPr>
            <w:rFonts w:hint="default" w:ascii="Calibri Light" w:hAnsi="Calibri Light" w:cs="Calibri Light"/>
            <w:b w:val="0"/>
            <w:bCs w:val="0"/>
            <w:color w:val="000000" w:themeColor="text1"/>
            <w:u w:val="none"/>
            <w14:textFill>
              <w14:solidFill>
                <w14:schemeClr w14:val="tx1"/>
              </w14:solidFill>
            </w14:textFill>
          </w:rPr>
          <w:t>A botnet is a network of thousands or millions of bots controlled by a single attacker called a botmaster.</w:t>
        </w:r>
      </w:ins>
    </w:p>
    <w:p w14:paraId="404188CA">
      <w:pPr>
        <w:rPr>
          <w:ins w:id="186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67" w:author="Tejal Dalvi" w:date="2025-11-16T23:55:00Z">
        <w:r>
          <w:rPr>
            <w:rFonts w:hint="default" w:ascii="Calibri Light" w:hAnsi="Calibri Light" w:cs="Calibri Light"/>
            <w:b w:val="0"/>
            <w:bCs w:val="0"/>
            <w:color w:val="000000" w:themeColor="text1"/>
            <w:u w:val="none"/>
            <w14:textFill>
              <w14:solidFill>
                <w14:schemeClr w14:val="tx1"/>
              </w14:solidFill>
            </w14:textFill>
          </w:rPr>
          <w:t>The attacker sends commands using:</w:t>
        </w:r>
      </w:ins>
    </w:p>
    <w:p w14:paraId="2D297EC2">
      <w:pPr>
        <w:numPr>
          <w:ilvl w:val="0"/>
          <w:numId w:val="181"/>
        </w:numPr>
        <w:rPr>
          <w:ins w:id="186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69" w:author="Tejal Dalvi" w:date="2025-11-16T23:55:00Z">
        <w:r>
          <w:rPr>
            <w:rFonts w:hint="default" w:ascii="Calibri Light" w:hAnsi="Calibri Light" w:cs="Calibri Light"/>
            <w:b w:val="0"/>
            <w:bCs w:val="0"/>
            <w:color w:val="000000" w:themeColor="text1"/>
            <w:u w:val="none"/>
            <w14:textFill>
              <w14:solidFill>
                <w14:schemeClr w14:val="tx1"/>
              </w14:solidFill>
            </w14:textFill>
          </w:rPr>
          <w:t>Command and Control (C&amp;C) servers</w:t>
        </w:r>
      </w:ins>
    </w:p>
    <w:p w14:paraId="2BF095FF">
      <w:pPr>
        <w:numPr>
          <w:ilvl w:val="0"/>
          <w:numId w:val="181"/>
        </w:numPr>
        <w:rPr>
          <w:ins w:id="187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71" w:author="Tejal Dalvi" w:date="2025-11-16T23:55:00Z">
        <w:r>
          <w:rPr>
            <w:rFonts w:hint="default" w:ascii="Calibri Light" w:hAnsi="Calibri Light" w:cs="Calibri Light"/>
            <w:b w:val="0"/>
            <w:bCs w:val="0"/>
            <w:color w:val="000000" w:themeColor="text1"/>
            <w:u w:val="none"/>
            <w14:textFill>
              <w14:solidFill>
                <w14:schemeClr w14:val="tx1"/>
              </w14:solidFill>
            </w14:textFill>
          </w:rPr>
          <w:t>Communication channels (IRC, HTTP, P2P)</w:t>
        </w:r>
      </w:ins>
    </w:p>
    <w:p w14:paraId="47B70FFC">
      <w:pPr>
        <w:rPr>
          <w:ins w:id="187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73" w:author="Tejal Dalvi" w:date="2025-11-16T23:55:00Z">
        <w:r>
          <w:rPr>
            <w:rFonts w:hint="default" w:ascii="Calibri Light" w:hAnsi="Calibri Light" w:cs="Calibri Light"/>
            <w:b w:val="0"/>
            <w:bCs w:val="0"/>
            <w:color w:val="000000" w:themeColor="text1"/>
            <w:u w:val="none"/>
            <w14:textFill>
              <w14:solidFill>
                <w14:schemeClr w14:val="tx1"/>
              </w14:solidFill>
            </w14:textFill>
          </w:rPr>
          <w:t>What Botnets Are Used For</w:t>
        </w:r>
      </w:ins>
    </w:p>
    <w:p w14:paraId="54ED00CD">
      <w:pPr>
        <w:numPr>
          <w:ilvl w:val="0"/>
          <w:numId w:val="182"/>
        </w:numPr>
        <w:rPr>
          <w:ins w:id="187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75" w:author="Tejal Dalvi" w:date="2025-11-16T23:55:00Z">
        <w:r>
          <w:rPr>
            <w:rFonts w:hint="default" w:ascii="Calibri Light" w:hAnsi="Calibri Light" w:cs="Calibri Light"/>
            <w:b w:val="0"/>
            <w:bCs w:val="0"/>
            <w:color w:val="000000" w:themeColor="text1"/>
            <w:u w:val="none"/>
            <w14:textFill>
              <w14:solidFill>
                <w14:schemeClr w14:val="tx1"/>
              </w14:solidFill>
            </w14:textFill>
          </w:rPr>
          <w:t>DDoS attacks</w:t>
        </w:r>
      </w:ins>
    </w:p>
    <w:p w14:paraId="2344928A">
      <w:pPr>
        <w:numPr>
          <w:ilvl w:val="0"/>
          <w:numId w:val="182"/>
        </w:numPr>
        <w:rPr>
          <w:ins w:id="187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77" w:author="Tejal Dalvi" w:date="2025-11-16T23:55:00Z">
        <w:r>
          <w:rPr>
            <w:rFonts w:hint="default" w:ascii="Calibri Light" w:hAnsi="Calibri Light" w:cs="Calibri Light"/>
            <w:b w:val="0"/>
            <w:bCs w:val="0"/>
            <w:color w:val="000000" w:themeColor="text1"/>
            <w:u w:val="none"/>
            <w14:textFill>
              <w14:solidFill>
                <w14:schemeClr w14:val="tx1"/>
              </w14:solidFill>
            </w14:textFill>
          </w:rPr>
          <w:t>Spreading viruses/worms</w:t>
        </w:r>
      </w:ins>
    </w:p>
    <w:p w14:paraId="18B67859">
      <w:pPr>
        <w:numPr>
          <w:ilvl w:val="0"/>
          <w:numId w:val="182"/>
        </w:numPr>
        <w:rPr>
          <w:ins w:id="187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79" w:author="Tejal Dalvi" w:date="2025-11-16T23:55:00Z">
        <w:r>
          <w:rPr>
            <w:rFonts w:hint="default" w:ascii="Calibri Light" w:hAnsi="Calibri Light" w:cs="Calibri Light"/>
            <w:b w:val="0"/>
            <w:bCs w:val="0"/>
            <w:color w:val="000000" w:themeColor="text1"/>
            <w:u w:val="none"/>
            <w14:textFill>
              <w14:solidFill>
                <w14:schemeClr w14:val="tx1"/>
              </w14:solidFill>
            </w14:textFill>
          </w:rPr>
          <w:t>Email spam campaigns</w:t>
        </w:r>
      </w:ins>
    </w:p>
    <w:p w14:paraId="2B33BB5C">
      <w:pPr>
        <w:numPr>
          <w:ilvl w:val="0"/>
          <w:numId w:val="182"/>
        </w:numPr>
        <w:rPr>
          <w:ins w:id="188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81" w:author="Tejal Dalvi" w:date="2025-11-16T23:55:00Z">
        <w:r>
          <w:rPr>
            <w:rFonts w:hint="default" w:ascii="Calibri Light" w:hAnsi="Calibri Light" w:cs="Calibri Light"/>
            <w:b w:val="0"/>
            <w:bCs w:val="0"/>
            <w:color w:val="000000" w:themeColor="text1"/>
            <w:u w:val="none"/>
            <w14:textFill>
              <w14:solidFill>
                <w14:schemeClr w14:val="tx1"/>
              </w14:solidFill>
            </w14:textFill>
          </w:rPr>
          <w:t>Credential stuffing</w:t>
        </w:r>
      </w:ins>
    </w:p>
    <w:p w14:paraId="7AA787C5">
      <w:pPr>
        <w:numPr>
          <w:ilvl w:val="0"/>
          <w:numId w:val="182"/>
        </w:numPr>
        <w:rPr>
          <w:ins w:id="188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83" w:author="Tejal Dalvi" w:date="2025-11-16T23:55:00Z">
        <w:r>
          <w:rPr>
            <w:rFonts w:hint="default" w:ascii="Calibri Light" w:hAnsi="Calibri Light" w:cs="Calibri Light"/>
            <w:b w:val="0"/>
            <w:bCs w:val="0"/>
            <w:color w:val="000000" w:themeColor="text1"/>
            <w:u w:val="none"/>
            <w14:textFill>
              <w14:solidFill>
                <w14:schemeClr w14:val="tx1"/>
              </w14:solidFill>
            </w14:textFill>
          </w:rPr>
          <w:t>Cryptomining</w:t>
        </w:r>
      </w:ins>
    </w:p>
    <w:p w14:paraId="0810781F">
      <w:pPr>
        <w:numPr>
          <w:ilvl w:val="0"/>
          <w:numId w:val="182"/>
        </w:numPr>
        <w:rPr>
          <w:ins w:id="188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85" w:author="Tejal Dalvi" w:date="2025-11-16T23:55:00Z">
        <w:r>
          <w:rPr>
            <w:rFonts w:hint="default" w:ascii="Calibri Light" w:hAnsi="Calibri Light" w:cs="Calibri Light"/>
            <w:b w:val="0"/>
            <w:bCs w:val="0"/>
            <w:color w:val="000000" w:themeColor="text1"/>
            <w:u w:val="none"/>
            <w14:textFill>
              <w14:solidFill>
                <w14:schemeClr w14:val="tx1"/>
              </w14:solidFill>
            </w14:textFill>
          </w:rPr>
          <w:t>Large-scale cybercrime</w:t>
        </w:r>
      </w:ins>
    </w:p>
    <w:p w14:paraId="7ADCF1EF">
      <w:pPr>
        <w:rPr>
          <w:ins w:id="188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87" w:author="Tejal Dalvi" w:date="2025-11-16T23:55:00Z">
        <w:r>
          <w:rPr>
            <w:rFonts w:hint="default" w:ascii="Calibri Light" w:hAnsi="Calibri Light" w:cs="Calibri Light"/>
            <w:b w:val="0"/>
            <w:bCs w:val="0"/>
            <w:color w:val="000000" w:themeColor="text1"/>
            <w:u w:val="none"/>
            <w14:textFill>
              <w14:solidFill>
                <w14:schemeClr w14:val="tx1"/>
              </w14:solidFill>
            </w14:textFill>
          </w:rPr>
          <w:t>Famous Botnets</w:t>
        </w:r>
      </w:ins>
    </w:p>
    <w:p w14:paraId="093A5244">
      <w:pPr>
        <w:numPr>
          <w:ilvl w:val="0"/>
          <w:numId w:val="183"/>
        </w:numPr>
        <w:rPr>
          <w:ins w:id="188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89" w:author="Tejal Dalvi" w:date="2025-11-16T23:55:00Z">
        <w:r>
          <w:rPr>
            <w:rFonts w:hint="default" w:ascii="Calibri Light" w:hAnsi="Calibri Light" w:cs="Calibri Light"/>
            <w:b w:val="0"/>
            <w:bCs w:val="0"/>
            <w:color w:val="000000" w:themeColor="text1"/>
            <w:u w:val="none"/>
            <w14:textFill>
              <w14:solidFill>
                <w14:schemeClr w14:val="tx1"/>
              </w14:solidFill>
            </w14:textFill>
          </w:rPr>
          <w:t>Zeus</w:t>
        </w:r>
      </w:ins>
    </w:p>
    <w:p w14:paraId="1D72B8AC">
      <w:pPr>
        <w:numPr>
          <w:ilvl w:val="0"/>
          <w:numId w:val="183"/>
        </w:numPr>
        <w:rPr>
          <w:ins w:id="189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91" w:author="Tejal Dalvi" w:date="2025-11-16T23:55:00Z">
        <w:r>
          <w:rPr>
            <w:rFonts w:hint="default" w:ascii="Calibri Light" w:hAnsi="Calibri Light" w:cs="Calibri Light"/>
            <w:b w:val="0"/>
            <w:bCs w:val="0"/>
            <w:color w:val="000000" w:themeColor="text1"/>
            <w:u w:val="none"/>
            <w14:textFill>
              <w14:solidFill>
                <w14:schemeClr w14:val="tx1"/>
              </w14:solidFill>
            </w14:textFill>
          </w:rPr>
          <w:t>Mirai</w:t>
        </w:r>
      </w:ins>
    </w:p>
    <w:p w14:paraId="55235A47">
      <w:pPr>
        <w:numPr>
          <w:ilvl w:val="0"/>
          <w:numId w:val="183"/>
        </w:numPr>
        <w:rPr>
          <w:ins w:id="189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93" w:author="Tejal Dalvi" w:date="2025-11-16T23:55:00Z">
        <w:r>
          <w:rPr>
            <w:rFonts w:hint="default" w:ascii="Calibri Light" w:hAnsi="Calibri Light" w:cs="Calibri Light"/>
            <w:b w:val="0"/>
            <w:bCs w:val="0"/>
            <w:color w:val="000000" w:themeColor="text1"/>
            <w:u w:val="none"/>
            <w14:textFill>
              <w14:solidFill>
                <w14:schemeClr w14:val="tx1"/>
              </w14:solidFill>
            </w14:textFill>
          </w:rPr>
          <w:t>Conficker</w:t>
        </w:r>
      </w:ins>
    </w:p>
    <w:p w14:paraId="484B2DAF">
      <w:pPr>
        <w:numPr>
          <w:ilvl w:val="0"/>
          <w:numId w:val="183"/>
        </w:numPr>
        <w:rPr>
          <w:ins w:id="189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95" w:author="Tejal Dalvi" w:date="2025-11-16T23:55:00Z">
        <w:r>
          <w:rPr>
            <w:rFonts w:hint="default" w:ascii="Calibri Light" w:hAnsi="Calibri Light" w:cs="Calibri Light"/>
            <w:b w:val="0"/>
            <w:bCs w:val="0"/>
            <w:color w:val="000000" w:themeColor="text1"/>
            <w:u w:val="none"/>
            <w14:textFill>
              <w14:solidFill>
                <w14:schemeClr w14:val="tx1"/>
              </w14:solidFill>
            </w14:textFill>
          </w:rPr>
          <w:t>Storm botnet</w:t>
        </w:r>
      </w:ins>
    </w:p>
    <w:p w14:paraId="07246EE4">
      <w:pPr>
        <w:rPr>
          <w:ins w:id="189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97" w:author="Tejal Dalvi" w:date="2025-11-16T23:55:00Z">
        <w:r>
          <w:rPr>
            <w:rFonts w:hint="default" w:ascii="Calibri Light" w:hAnsi="Calibri Light" w:cs="Calibri Light"/>
            <w:b w:val="0"/>
            <w:bCs w:val="0"/>
            <w:color w:val="000000" w:themeColor="text1"/>
            <w:u w:val="none"/>
            <w14:textFill>
              <w14:solidFill>
                <w14:schemeClr w14:val="tx1"/>
              </w14:solidFill>
            </w14:textFill>
          </w:rPr>
          <w:t>Simple Botnet Example</w:t>
        </w:r>
      </w:ins>
    </w:p>
    <w:p w14:paraId="1BBECBEA">
      <w:pPr>
        <w:rPr>
          <w:ins w:id="189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899" w:author="Tejal Dalvi" w:date="2025-11-16T23:55:00Z">
        <w:r>
          <w:rPr>
            <w:rFonts w:hint="default" w:ascii="Calibri Light" w:hAnsi="Calibri Light" w:cs="Calibri Light"/>
            <w:b w:val="0"/>
            <w:bCs w:val="0"/>
            <w:color w:val="000000" w:themeColor="text1"/>
            <w:u w:val="none"/>
            <w14:textFill>
              <w14:solidFill>
                <w14:schemeClr w14:val="tx1"/>
              </w14:solidFill>
            </w14:textFill>
          </w:rPr>
          <w:t>10,000 infected devices worldwide → attacker commands:</w:t>
        </w:r>
      </w:ins>
      <w:ins w:id="1900"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901" w:author="Tejal Dalvi" w:date="2025-11-16T23:55:00Z">
        <w:r>
          <w:rPr>
            <w:rFonts w:hint="default" w:ascii="Calibri Light" w:hAnsi="Calibri Light" w:cs="Calibri Light"/>
            <w:b w:val="0"/>
            <w:bCs w:val="0"/>
            <w:color w:val="000000" w:themeColor="text1"/>
            <w:u w:val="none"/>
            <w14:textFill>
              <w14:solidFill>
                <w14:schemeClr w14:val="tx1"/>
              </w14:solidFill>
            </w14:textFill>
          </w:rPr>
          <w:t>“Send traffic to victim website.”</w:t>
        </w:r>
      </w:ins>
      <w:ins w:id="1902"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903" w:author="Tejal Dalvi" w:date="2025-11-16T23:55:00Z">
        <w:r>
          <w:rPr>
            <w:rFonts w:hint="default" w:ascii="Calibri Light" w:hAnsi="Calibri Light" w:cs="Calibri Light"/>
            <w:b w:val="0"/>
            <w:bCs w:val="0"/>
            <w:color w:val="000000" w:themeColor="text1"/>
            <w:u w:val="none"/>
            <w14:textFill>
              <w14:solidFill>
                <w14:schemeClr w14:val="tx1"/>
              </w14:solidFill>
            </w14:textFill>
          </w:rPr>
          <w:t>All devices attack at once → Website crashes.</w:t>
        </w:r>
      </w:ins>
    </w:p>
    <w:p w14:paraId="01A1947F">
      <w:pPr>
        <w:rPr>
          <w:ins w:id="190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05"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t>Q)</w:t>
        </w:r>
      </w:ins>
      <w:ins w:id="1906" w:author="Tejal Dalvi" w:date="2025-11-16T23:55:00Z">
        <w:r>
          <w:rPr>
            <w:rFonts w:hint="default" w:ascii="Calibri Light" w:hAnsi="Calibri Light" w:cs="Calibri Light"/>
            <w:b w:val="0"/>
            <w:bCs w:val="0"/>
            <w:color w:val="000000" w:themeColor="text1"/>
            <w:u w:val="none"/>
            <w14:textFill>
              <w14:solidFill>
                <w14:schemeClr w14:val="tx1"/>
              </w14:solidFill>
            </w14:textFill>
          </w:rPr>
          <w:t xml:space="preserve"> stegonography and social engineering</w:t>
        </w:r>
      </w:ins>
    </w:p>
    <w:p w14:paraId="2ECA805D">
      <w:pPr>
        <w:rPr>
          <w:ins w:id="190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08" w:author="Tejal Dalvi" w:date="2025-11-16T23:55:00Z">
        <w:r>
          <w:rPr>
            <w:rFonts w:hint="default" w:ascii="Calibri Light" w:hAnsi="Calibri Light" w:cs="Calibri Light"/>
            <w:b w:val="0"/>
            <w:bCs w:val="0"/>
            <w:color w:val="000000" w:themeColor="text1"/>
            <w:u w:val="none"/>
            <w14:textFill>
              <w14:solidFill>
                <w14:schemeClr w14:val="tx1"/>
              </w14:solidFill>
            </w14:textFill>
          </w:rPr>
          <w:t>-&gt;1. Steganography (in detail)</w:t>
        </w:r>
      </w:ins>
    </w:p>
    <w:p w14:paraId="29AB3A6B">
      <w:pPr>
        <w:rPr>
          <w:ins w:id="190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10" w:author="Tejal Dalvi" w:date="2025-11-16T23:55:00Z">
        <w:r>
          <w:rPr>
            <w:rFonts w:hint="default" w:ascii="Calibri Light" w:hAnsi="Calibri Light" w:cs="Calibri Light"/>
            <w:b w:val="0"/>
            <w:bCs w:val="0"/>
            <w:color w:val="000000" w:themeColor="text1"/>
            <w:u w:val="none"/>
            <w14:textFill>
              <w14:solidFill>
                <w14:schemeClr w14:val="tx1"/>
              </w14:solidFill>
            </w14:textFill>
          </w:rPr>
          <w:t>Definition</w:t>
        </w:r>
      </w:ins>
    </w:p>
    <w:p w14:paraId="28ECD68E">
      <w:pPr>
        <w:rPr>
          <w:ins w:id="191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12" w:author="Tejal Dalvi" w:date="2025-11-16T23:55:00Z">
        <w:r>
          <w:rPr>
            <w:rFonts w:hint="default" w:ascii="Calibri Light" w:hAnsi="Calibri Light" w:cs="Calibri Light"/>
            <w:b w:val="0"/>
            <w:bCs w:val="0"/>
            <w:color w:val="000000" w:themeColor="text1"/>
            <w:u w:val="none"/>
            <w14:textFill>
              <w14:solidFill>
                <w14:schemeClr w14:val="tx1"/>
              </w14:solidFill>
            </w14:textFill>
          </w:rPr>
          <w:t>Steganography is the technique of hiding secret information inside another harmless file, such as an image, audio, video, text, or network protocol, in a way that others cannot detect.</w:t>
        </w:r>
      </w:ins>
    </w:p>
    <w:p w14:paraId="20EFBFD8">
      <w:pPr>
        <w:rPr>
          <w:ins w:id="191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14" w:author="Tejal Dalvi" w:date="2025-11-16T23:55:00Z">
        <w:r>
          <w:rPr>
            <w:rFonts w:hint="default" w:ascii="Calibri Light" w:hAnsi="Calibri Light" w:cs="Calibri Light"/>
            <w:b w:val="0"/>
            <w:bCs w:val="0"/>
            <w:color w:val="000000" w:themeColor="text1"/>
            <w:u w:val="none"/>
            <w14:textFill>
              <w14:solidFill>
                <w14:schemeClr w14:val="tx1"/>
              </w14:solidFill>
            </w14:textFill>
          </w:rPr>
          <w:t>Unlike cryptography (which scrambles data), steganography hides the existence of data.</w:t>
        </w:r>
      </w:ins>
    </w:p>
    <w:p w14:paraId="289F90C8">
      <w:pPr>
        <w:rPr>
          <w:ins w:id="191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16"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46" o:spt="1" style="height:1.5pt;width:0pt;" fillcolor="#A0A0A0" filled="t" stroked="f" coordsize="21600,21600" o:hr="t" o:hrstd="t" o:hralign="center">
              <v:path/>
              <v:fill on="t" focussize="0,0"/>
              <v:stroke on="f"/>
              <v:imagedata o:title=""/>
              <o:lock v:ext="edit"/>
              <w10:wrap type="none"/>
              <w10:anchorlock/>
            </v:rect>
          </w:pict>
        </w:r>
      </w:ins>
    </w:p>
    <w:p w14:paraId="0C82198B">
      <w:pPr>
        <w:rPr>
          <w:ins w:id="191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19" w:author="Tejal Dalvi" w:date="2025-11-16T23:55:00Z">
        <w:r>
          <w:rPr>
            <w:rFonts w:hint="default" w:ascii="Calibri Light" w:hAnsi="Calibri Light" w:cs="Calibri Light"/>
            <w:b w:val="0"/>
            <w:bCs w:val="0"/>
            <w:color w:val="000000" w:themeColor="text1"/>
            <w:u w:val="none"/>
            <w14:textFill>
              <w14:solidFill>
                <w14:schemeClr w14:val="tx1"/>
              </w14:solidFill>
            </w14:textFill>
          </w:rPr>
          <w:t>🔍 How it Works (Simple Explanation)</w:t>
        </w:r>
      </w:ins>
    </w:p>
    <w:p w14:paraId="761AB343">
      <w:pPr>
        <w:rPr>
          <w:ins w:id="192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21"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Attackers hide secret messages inside:</w:t>
        </w:r>
      </w:ins>
    </w:p>
    <w:p w14:paraId="795BF7A7">
      <w:pPr>
        <w:numPr>
          <w:ilvl w:val="0"/>
          <w:numId w:val="184"/>
        </w:numPr>
        <w:rPr>
          <w:ins w:id="192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23" w:author="Tejal Dalvi" w:date="2025-11-16T23:55:00Z">
        <w:r>
          <w:rPr>
            <w:rFonts w:hint="default" w:ascii="Calibri Light" w:hAnsi="Calibri Light" w:cs="Calibri Light"/>
            <w:b w:val="0"/>
            <w:bCs w:val="0"/>
            <w:color w:val="000000" w:themeColor="text1"/>
            <w:u w:val="none"/>
            <w14:textFill>
              <w14:solidFill>
                <w14:schemeClr w14:val="tx1"/>
              </w14:solidFill>
            </w14:textFill>
          </w:rPr>
          <w:t>Images</w:t>
        </w:r>
      </w:ins>
    </w:p>
    <w:p w14:paraId="5838AFE3">
      <w:pPr>
        <w:numPr>
          <w:ilvl w:val="0"/>
          <w:numId w:val="184"/>
        </w:numPr>
        <w:rPr>
          <w:ins w:id="192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25" w:author="Tejal Dalvi" w:date="2025-11-16T23:55:00Z">
        <w:r>
          <w:rPr>
            <w:rFonts w:hint="default" w:ascii="Calibri Light" w:hAnsi="Calibri Light" w:cs="Calibri Light"/>
            <w:b w:val="0"/>
            <w:bCs w:val="0"/>
            <w:color w:val="000000" w:themeColor="text1"/>
            <w:u w:val="none"/>
            <w14:textFill>
              <w14:solidFill>
                <w14:schemeClr w14:val="tx1"/>
              </w14:solidFill>
            </w14:textFill>
          </w:rPr>
          <w:t>Audio files</w:t>
        </w:r>
      </w:ins>
    </w:p>
    <w:p w14:paraId="11C078CD">
      <w:pPr>
        <w:numPr>
          <w:ilvl w:val="0"/>
          <w:numId w:val="184"/>
        </w:numPr>
        <w:rPr>
          <w:ins w:id="192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27" w:author="Tejal Dalvi" w:date="2025-11-16T23:55:00Z">
        <w:r>
          <w:rPr>
            <w:rFonts w:hint="default" w:ascii="Calibri Light" w:hAnsi="Calibri Light" w:cs="Calibri Light"/>
            <w:b w:val="0"/>
            <w:bCs w:val="0"/>
            <w:color w:val="000000" w:themeColor="text1"/>
            <w:u w:val="none"/>
            <w14:textFill>
              <w14:solidFill>
                <w14:schemeClr w14:val="tx1"/>
              </w14:solidFill>
            </w14:textFill>
          </w:rPr>
          <w:t>Videos</w:t>
        </w:r>
      </w:ins>
    </w:p>
    <w:p w14:paraId="1FE70214">
      <w:pPr>
        <w:numPr>
          <w:ilvl w:val="0"/>
          <w:numId w:val="184"/>
        </w:numPr>
        <w:rPr>
          <w:ins w:id="192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29" w:author="Tejal Dalvi" w:date="2025-11-16T23:55:00Z">
        <w:r>
          <w:rPr>
            <w:rFonts w:hint="default" w:ascii="Calibri Light" w:hAnsi="Calibri Light" w:cs="Calibri Light"/>
            <w:b w:val="0"/>
            <w:bCs w:val="0"/>
            <w:color w:val="000000" w:themeColor="text1"/>
            <w:u w:val="none"/>
            <w14:textFill>
              <w14:solidFill>
                <w14:schemeClr w14:val="tx1"/>
              </w14:solidFill>
            </w14:textFill>
          </w:rPr>
          <w:t>PDF</w:t>
        </w:r>
      </w:ins>
    </w:p>
    <w:p w14:paraId="7C47762E">
      <w:pPr>
        <w:numPr>
          <w:ilvl w:val="0"/>
          <w:numId w:val="184"/>
        </w:numPr>
        <w:rPr>
          <w:ins w:id="193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31" w:author="Tejal Dalvi" w:date="2025-11-16T23:55:00Z">
        <w:r>
          <w:rPr>
            <w:rFonts w:hint="default" w:ascii="Calibri Light" w:hAnsi="Calibri Light" w:cs="Calibri Light"/>
            <w:b w:val="0"/>
            <w:bCs w:val="0"/>
            <w:color w:val="000000" w:themeColor="text1"/>
            <w:u w:val="none"/>
            <w14:textFill>
              <w14:solidFill>
                <w14:schemeClr w14:val="tx1"/>
              </w14:solidFill>
            </w14:textFill>
          </w:rPr>
          <w:t>Text files</w:t>
        </w:r>
      </w:ins>
    </w:p>
    <w:p w14:paraId="5C8DB666">
      <w:pPr>
        <w:rPr>
          <w:ins w:id="193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33" w:author="Tejal Dalvi" w:date="2025-11-16T23:55:00Z">
        <w:r>
          <w:rPr>
            <w:rFonts w:hint="default" w:ascii="Calibri Light" w:hAnsi="Calibri Light" w:cs="Calibri Light"/>
            <w:b w:val="0"/>
            <w:bCs w:val="0"/>
            <w:color w:val="000000" w:themeColor="text1"/>
            <w:u w:val="none"/>
            <w14:textFill>
              <w14:solidFill>
                <w14:schemeClr w14:val="tx1"/>
              </w14:solidFill>
            </w14:textFill>
          </w:rPr>
          <w:t>The hidden data is not visible to users; only someone who knows the method/key can extract it.</w:t>
        </w:r>
      </w:ins>
    </w:p>
    <w:p w14:paraId="439B5247">
      <w:pPr>
        <w:rPr>
          <w:ins w:id="193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35" w:author="Tejal Dalvi" w:date="2025-11-16T23:55:00Z">
        <w:r>
          <w:rPr>
            <w:rFonts w:hint="default" w:ascii="Calibri Light" w:hAnsi="Calibri Light" w:cs="Calibri Light"/>
            <w:b w:val="0"/>
            <w:bCs w:val="0"/>
            <w:color w:val="000000" w:themeColor="text1"/>
            <w:u w:val="none"/>
            <w14:textFill>
              <w14:solidFill>
                <w14:schemeClr w14:val="tx1"/>
              </w14:solidFill>
            </w14:textFill>
          </w:rPr>
          <w:t>Steganography Uses</w:t>
        </w:r>
      </w:ins>
    </w:p>
    <w:p w14:paraId="38B044DC">
      <w:pPr>
        <w:rPr>
          <w:ins w:id="193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37" w:author="Tejal Dalvi" w:date="2025-11-16T23:55:00Z">
        <w:r>
          <w:rPr>
            <w:rFonts w:hint="default" w:ascii="Calibri Light" w:hAnsi="Calibri Light" w:cs="Calibri Light"/>
            <w:b w:val="0"/>
            <w:bCs w:val="0"/>
            <w:color w:val="000000" w:themeColor="text1"/>
            <w:u w:val="none"/>
            <w14:textFill>
              <w14:solidFill>
                <w14:schemeClr w14:val="tx1"/>
              </w14:solidFill>
            </w14:textFill>
          </w:rPr>
          <w:t>✔ Secret communication</w:t>
        </w:r>
      </w:ins>
      <w:ins w:id="1938"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939" w:author="Tejal Dalvi" w:date="2025-11-16T23:55:00Z">
        <w:r>
          <w:rPr>
            <w:rFonts w:hint="default" w:ascii="Calibri Light" w:hAnsi="Calibri Light" w:cs="Calibri Light"/>
            <w:b w:val="0"/>
            <w:bCs w:val="0"/>
            <w:color w:val="000000" w:themeColor="text1"/>
            <w:u w:val="none"/>
            <w14:textFill>
              <w14:solidFill>
                <w14:schemeClr w14:val="tx1"/>
              </w14:solidFill>
            </w14:textFill>
          </w:rPr>
          <w:t>✔ Digital watermarking</w:t>
        </w:r>
      </w:ins>
      <w:ins w:id="1940"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941" w:author="Tejal Dalvi" w:date="2025-11-16T23:55:00Z">
        <w:r>
          <w:rPr>
            <w:rFonts w:hint="default" w:ascii="Calibri Light" w:hAnsi="Calibri Light" w:cs="Calibri Light"/>
            <w:b w:val="0"/>
            <w:bCs w:val="0"/>
            <w:color w:val="000000" w:themeColor="text1"/>
            <w:u w:val="none"/>
            <w14:textFill>
              <w14:solidFill>
                <w14:schemeClr w14:val="tx1"/>
              </w14:solidFill>
            </w14:textFill>
          </w:rPr>
          <w:t>✔ Protecting sensitive data</w:t>
        </w:r>
      </w:ins>
      <w:ins w:id="1942"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943" w:author="Tejal Dalvi" w:date="2025-11-16T23:55:00Z">
        <w:r>
          <w:rPr>
            <w:rFonts w:hint="default" w:ascii="Calibri Light" w:hAnsi="Calibri Light" w:cs="Calibri Light"/>
            <w:b w:val="0"/>
            <w:bCs w:val="0"/>
            <w:color w:val="000000" w:themeColor="text1"/>
            <w:u w:val="none"/>
            <w14:textFill>
              <w14:solidFill>
                <w14:schemeClr w14:val="tx1"/>
              </w14:solidFill>
            </w14:textFill>
          </w:rPr>
          <w:t>✔ Covert communication by hackers</w:t>
        </w:r>
      </w:ins>
      <w:ins w:id="1944"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945" w:author="Tejal Dalvi" w:date="2025-11-16T23:55:00Z">
        <w:r>
          <w:rPr>
            <w:rFonts w:hint="default" w:ascii="Calibri Light" w:hAnsi="Calibri Light" w:cs="Calibri Light"/>
            <w:b w:val="0"/>
            <w:bCs w:val="0"/>
            <w:color w:val="000000" w:themeColor="text1"/>
            <w:u w:val="none"/>
            <w14:textFill>
              <w14:solidFill>
                <w14:schemeClr w14:val="tx1"/>
              </w14:solidFill>
            </w14:textFill>
          </w:rPr>
          <w:t>✔ Avoiding detection by security tools</w:t>
        </w:r>
      </w:ins>
    </w:p>
    <w:p w14:paraId="5D4E884F">
      <w:pPr>
        <w:rPr>
          <w:ins w:id="1946" w:author="Tejal Dalvi" w:date="2025-11-16T23:55:00Z"/>
          <w:rFonts w:hint="default" w:ascii="Calibri Light" w:hAnsi="Calibri Light" w:cs="Calibri Light"/>
          <w:b w:val="0"/>
          <w:bCs w:val="0"/>
          <w:color w:val="000000" w:themeColor="text1"/>
          <w:u w:val="none"/>
          <w14:textFill>
            <w14:solidFill>
              <w14:schemeClr w14:val="tx1"/>
            </w14:solidFill>
          </w14:textFill>
        </w:rPr>
      </w:pPr>
    </w:p>
    <w:p w14:paraId="28D0171E">
      <w:pPr>
        <w:rPr>
          <w:ins w:id="194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48" w:author="Tejal Dalvi" w:date="2025-11-16T23:55:00Z">
        <w:r>
          <w:rPr>
            <w:rFonts w:hint="default" w:ascii="Calibri Light" w:hAnsi="Calibri Light" w:cs="Calibri Light"/>
            <w:b w:val="0"/>
            <w:bCs w:val="0"/>
            <w:color w:val="000000" w:themeColor="text1"/>
            <w:u w:val="none"/>
            <w14:textFill>
              <w14:solidFill>
                <w14:schemeClr w14:val="tx1"/>
              </w14:solidFill>
            </w14:textFill>
          </w:rPr>
          <w:t>2. Social Engineering (in detail)</w:t>
        </w:r>
      </w:ins>
    </w:p>
    <w:p w14:paraId="52139A43">
      <w:pPr>
        <w:rPr>
          <w:ins w:id="194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50" w:author="Tejal Dalvi" w:date="2025-11-16T23:55:00Z">
        <w:r>
          <w:rPr>
            <w:rFonts w:hint="default" w:ascii="Calibri Light" w:hAnsi="Calibri Light" w:cs="Calibri Light"/>
            <w:b w:val="0"/>
            <w:bCs w:val="0"/>
            <w:color w:val="000000" w:themeColor="text1"/>
            <w:u w:val="none"/>
            <w14:textFill>
              <w14:solidFill>
                <w14:schemeClr w14:val="tx1"/>
              </w14:solidFill>
            </w14:textFill>
          </w:rPr>
          <w:t>Definition</w:t>
        </w:r>
      </w:ins>
    </w:p>
    <w:p w14:paraId="5511D74D">
      <w:pPr>
        <w:rPr>
          <w:ins w:id="195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52" w:author="Tejal Dalvi" w:date="2025-11-16T23:55:00Z">
        <w:r>
          <w:rPr>
            <w:rFonts w:hint="default" w:ascii="Calibri Light" w:hAnsi="Calibri Light" w:cs="Calibri Light"/>
            <w:b w:val="0"/>
            <w:bCs w:val="0"/>
            <w:color w:val="000000" w:themeColor="text1"/>
            <w:u w:val="none"/>
            <w14:textFill>
              <w14:solidFill>
                <w14:schemeClr w14:val="tx1"/>
              </w14:solidFill>
            </w14:textFill>
          </w:rPr>
          <w:t>Social Engineering is the technique of manipulating people to reveal confidential information or perform actions that benefit the attacker.</w:t>
        </w:r>
      </w:ins>
      <w:ins w:id="1953" w:author="Tejal Dalvi" w:date="2025-11-16T23:55:00Z">
        <w:r>
          <w:rPr>
            <w:rFonts w:hint="default" w:ascii="Calibri Light" w:hAnsi="Calibri Light" w:cs="Calibri Light"/>
            <w:b w:val="0"/>
            <w:bCs w:val="0"/>
            <w:color w:val="000000" w:themeColor="text1"/>
            <w:u w:val="none"/>
            <w14:textFill>
              <w14:solidFill>
                <w14:schemeClr w14:val="tx1"/>
              </w14:solidFill>
            </w14:textFill>
          </w:rPr>
          <w:br w:type="textWrapping"/>
        </w:r>
      </w:ins>
      <w:ins w:id="1954" w:author="Tejal Dalvi" w:date="2025-11-16T23:55:00Z">
        <w:r>
          <w:rPr>
            <w:rFonts w:hint="default" w:ascii="Calibri Light" w:hAnsi="Calibri Light" w:cs="Calibri Light"/>
            <w:b w:val="0"/>
            <w:bCs w:val="0"/>
            <w:color w:val="000000" w:themeColor="text1"/>
            <w:u w:val="none"/>
            <w14:textFill>
              <w14:solidFill>
                <w14:schemeClr w14:val="tx1"/>
              </w14:solidFill>
            </w14:textFill>
          </w:rPr>
          <w:t>Instead of hacking technology, attackers hack human psychology.</w:t>
        </w:r>
      </w:ins>
    </w:p>
    <w:p w14:paraId="287D9272">
      <w:pPr>
        <w:rPr>
          <w:ins w:id="195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56"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47" o:spt="1" style="height:1.5pt;width:0pt;" fillcolor="#A0A0A0" filled="t" stroked="f" coordsize="21600,21600" o:hr="t" o:hrstd="t" o:hralign="center">
              <v:path/>
              <v:fill on="t" focussize="0,0"/>
              <v:stroke on="f"/>
              <v:imagedata o:title=""/>
              <o:lock v:ext="edit"/>
              <w10:wrap type="none"/>
              <w10:anchorlock/>
            </v:rect>
          </w:pict>
        </w:r>
      </w:ins>
    </w:p>
    <w:p w14:paraId="7467E159">
      <w:pPr>
        <w:rPr>
          <w:ins w:id="195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59" w:author="Tejal Dalvi" w:date="2025-11-16T23:55:00Z">
        <w:r>
          <w:rPr>
            <w:rFonts w:hint="default" w:ascii="Calibri Light" w:hAnsi="Calibri Light" w:cs="Calibri Light"/>
            <w:b w:val="0"/>
            <w:bCs w:val="0"/>
            <w:color w:val="000000" w:themeColor="text1"/>
            <w:u w:val="none"/>
            <w14:textFill>
              <w14:solidFill>
                <w14:schemeClr w14:val="tx1"/>
              </w14:solidFill>
            </w14:textFill>
          </w:rPr>
          <w:t>🎭 How Social Engineering Works</w:t>
        </w:r>
      </w:ins>
    </w:p>
    <w:p w14:paraId="503D0D8A">
      <w:pPr>
        <w:rPr>
          <w:ins w:id="196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61"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Attackers use:</w:t>
        </w:r>
      </w:ins>
    </w:p>
    <w:p w14:paraId="513D4ADD">
      <w:pPr>
        <w:numPr>
          <w:ilvl w:val="0"/>
          <w:numId w:val="185"/>
        </w:numPr>
        <w:rPr>
          <w:ins w:id="196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63" w:author="Tejal Dalvi" w:date="2025-11-16T23:55:00Z">
        <w:r>
          <w:rPr>
            <w:rFonts w:hint="default" w:ascii="Calibri Light" w:hAnsi="Calibri Light" w:cs="Calibri Light"/>
            <w:b w:val="0"/>
            <w:bCs w:val="0"/>
            <w:color w:val="000000" w:themeColor="text1"/>
            <w:u w:val="none"/>
            <w14:textFill>
              <w14:solidFill>
                <w14:schemeClr w14:val="tx1"/>
              </w14:solidFill>
            </w14:textFill>
          </w:rPr>
          <w:t>Trust</w:t>
        </w:r>
      </w:ins>
    </w:p>
    <w:p w14:paraId="376DD10F">
      <w:pPr>
        <w:numPr>
          <w:ilvl w:val="0"/>
          <w:numId w:val="185"/>
        </w:numPr>
        <w:rPr>
          <w:ins w:id="196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65" w:author="Tejal Dalvi" w:date="2025-11-16T23:55:00Z">
        <w:r>
          <w:rPr>
            <w:rFonts w:hint="default" w:ascii="Calibri Light" w:hAnsi="Calibri Light" w:cs="Calibri Light"/>
            <w:b w:val="0"/>
            <w:bCs w:val="0"/>
            <w:color w:val="000000" w:themeColor="text1"/>
            <w:u w:val="none"/>
            <w14:textFill>
              <w14:solidFill>
                <w14:schemeClr w14:val="tx1"/>
              </w14:solidFill>
            </w14:textFill>
          </w:rPr>
          <w:t>Fear</w:t>
        </w:r>
      </w:ins>
    </w:p>
    <w:p w14:paraId="0AF9FEF3">
      <w:pPr>
        <w:numPr>
          <w:ilvl w:val="0"/>
          <w:numId w:val="185"/>
        </w:numPr>
        <w:rPr>
          <w:ins w:id="196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67" w:author="Tejal Dalvi" w:date="2025-11-16T23:55:00Z">
        <w:r>
          <w:rPr>
            <w:rFonts w:hint="default" w:ascii="Calibri Light" w:hAnsi="Calibri Light" w:cs="Calibri Light"/>
            <w:b w:val="0"/>
            <w:bCs w:val="0"/>
            <w:color w:val="000000" w:themeColor="text1"/>
            <w:u w:val="none"/>
            <w14:textFill>
              <w14:solidFill>
                <w14:schemeClr w14:val="tx1"/>
              </w14:solidFill>
            </w14:textFill>
          </w:rPr>
          <w:t>Urgency</w:t>
        </w:r>
      </w:ins>
    </w:p>
    <w:p w14:paraId="33B6633B">
      <w:pPr>
        <w:numPr>
          <w:ilvl w:val="0"/>
          <w:numId w:val="185"/>
        </w:numPr>
        <w:rPr>
          <w:ins w:id="196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69" w:author="Tejal Dalvi" w:date="2025-11-16T23:55:00Z">
        <w:r>
          <w:rPr>
            <w:rFonts w:hint="default" w:ascii="Calibri Light" w:hAnsi="Calibri Light" w:cs="Calibri Light"/>
            <w:b w:val="0"/>
            <w:bCs w:val="0"/>
            <w:color w:val="000000" w:themeColor="text1"/>
            <w:u w:val="none"/>
            <w14:textFill>
              <w14:solidFill>
                <w14:schemeClr w14:val="tx1"/>
              </w14:solidFill>
            </w14:textFill>
          </w:rPr>
          <w:t>Curiosity</w:t>
        </w:r>
      </w:ins>
    </w:p>
    <w:p w14:paraId="770995B0">
      <w:pPr>
        <w:numPr>
          <w:ilvl w:val="0"/>
          <w:numId w:val="185"/>
        </w:numPr>
        <w:rPr>
          <w:ins w:id="197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71" w:author="Tejal Dalvi" w:date="2025-11-16T23:55:00Z">
        <w:r>
          <w:rPr>
            <w:rFonts w:hint="default" w:ascii="Calibri Light" w:hAnsi="Calibri Light" w:cs="Calibri Light"/>
            <w:b w:val="0"/>
            <w:bCs w:val="0"/>
            <w:color w:val="000000" w:themeColor="text1"/>
            <w:u w:val="none"/>
            <w14:textFill>
              <w14:solidFill>
                <w14:schemeClr w14:val="tx1"/>
              </w14:solidFill>
            </w14:textFill>
          </w:rPr>
          <w:t>Greed</w:t>
        </w:r>
      </w:ins>
    </w:p>
    <w:p w14:paraId="45C0772D">
      <w:pPr>
        <w:numPr>
          <w:ilvl w:val="0"/>
          <w:numId w:val="185"/>
        </w:numPr>
        <w:rPr>
          <w:ins w:id="197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73" w:author="Tejal Dalvi" w:date="2025-11-16T23:55:00Z">
        <w:r>
          <w:rPr>
            <w:rFonts w:hint="default" w:ascii="Calibri Light" w:hAnsi="Calibri Light" w:cs="Calibri Light"/>
            <w:b w:val="0"/>
            <w:bCs w:val="0"/>
            <w:color w:val="000000" w:themeColor="text1"/>
            <w:u w:val="none"/>
            <w14:textFill>
              <w14:solidFill>
                <w14:schemeClr w14:val="tx1"/>
              </w14:solidFill>
            </w14:textFill>
          </w:rPr>
          <w:t>Sympathy</w:t>
        </w:r>
      </w:ins>
    </w:p>
    <w:p w14:paraId="03A8C51B">
      <w:pPr>
        <w:rPr>
          <w:ins w:id="197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75" w:author="Tejal Dalvi" w:date="2025-11-16T23:55:00Z">
        <w:r>
          <w:rPr>
            <w:rFonts w:hint="default" w:ascii="Calibri Light" w:hAnsi="Calibri Light" w:cs="Calibri Light"/>
            <w:b w:val="0"/>
            <w:bCs w:val="0"/>
            <w:color w:val="000000" w:themeColor="text1"/>
            <w:u w:val="none"/>
            <w14:textFill>
              <w14:solidFill>
                <w14:schemeClr w14:val="tx1"/>
              </w14:solidFill>
            </w14:textFill>
          </w:rPr>
          <w:t>People fall for tricks and share sensitive information like:</w:t>
        </w:r>
      </w:ins>
    </w:p>
    <w:p w14:paraId="7C9E426B">
      <w:pPr>
        <w:numPr>
          <w:ilvl w:val="0"/>
          <w:numId w:val="186"/>
        </w:numPr>
        <w:rPr>
          <w:ins w:id="1976"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77" w:author="Tejal Dalvi" w:date="2025-11-16T23:55:00Z">
        <w:r>
          <w:rPr>
            <w:rFonts w:hint="default" w:ascii="Calibri Light" w:hAnsi="Calibri Light" w:cs="Calibri Light"/>
            <w:b w:val="0"/>
            <w:bCs w:val="0"/>
            <w:color w:val="000000" w:themeColor="text1"/>
            <w:u w:val="none"/>
            <w14:textFill>
              <w14:solidFill>
                <w14:schemeClr w14:val="tx1"/>
              </w14:solidFill>
            </w14:textFill>
          </w:rPr>
          <w:t>Passwords</w:t>
        </w:r>
      </w:ins>
    </w:p>
    <w:p w14:paraId="5E670A1D">
      <w:pPr>
        <w:numPr>
          <w:ilvl w:val="0"/>
          <w:numId w:val="186"/>
        </w:numPr>
        <w:rPr>
          <w:ins w:id="1978"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79" w:author="Tejal Dalvi" w:date="2025-11-16T23:55:00Z">
        <w:r>
          <w:rPr>
            <w:rFonts w:hint="default" w:ascii="Calibri Light" w:hAnsi="Calibri Light" w:cs="Calibri Light"/>
            <w:b w:val="0"/>
            <w:bCs w:val="0"/>
            <w:color w:val="000000" w:themeColor="text1"/>
            <w:u w:val="none"/>
            <w14:textFill>
              <w14:solidFill>
                <w14:schemeClr w14:val="tx1"/>
              </w14:solidFill>
            </w14:textFill>
          </w:rPr>
          <w:t>OTP</w:t>
        </w:r>
      </w:ins>
    </w:p>
    <w:p w14:paraId="31FBF57E">
      <w:pPr>
        <w:numPr>
          <w:ilvl w:val="0"/>
          <w:numId w:val="186"/>
        </w:numPr>
        <w:rPr>
          <w:ins w:id="1980"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81" w:author="Tejal Dalvi" w:date="2025-11-16T23:55:00Z">
        <w:r>
          <w:rPr>
            <w:rFonts w:hint="default" w:ascii="Calibri Light" w:hAnsi="Calibri Light" w:cs="Calibri Light"/>
            <w:b w:val="0"/>
            <w:bCs w:val="0"/>
            <w:color w:val="000000" w:themeColor="text1"/>
            <w:u w:val="none"/>
            <w14:textFill>
              <w14:solidFill>
                <w14:schemeClr w14:val="tx1"/>
              </w14:solidFill>
            </w14:textFill>
          </w:rPr>
          <w:t>Bank details</w:t>
        </w:r>
      </w:ins>
    </w:p>
    <w:p w14:paraId="2A05BF63">
      <w:pPr>
        <w:numPr>
          <w:ilvl w:val="0"/>
          <w:numId w:val="186"/>
        </w:numPr>
        <w:rPr>
          <w:ins w:id="1982"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83" w:author="Tejal Dalvi" w:date="2025-11-16T23:55:00Z">
        <w:r>
          <w:rPr>
            <w:rFonts w:hint="default" w:ascii="Calibri Light" w:hAnsi="Calibri Light" w:cs="Calibri Light"/>
            <w:b w:val="0"/>
            <w:bCs w:val="0"/>
            <w:color w:val="000000" w:themeColor="text1"/>
            <w:u w:val="none"/>
            <w14:textFill>
              <w14:solidFill>
                <w14:schemeClr w14:val="tx1"/>
              </w14:solidFill>
            </w14:textFill>
          </w:rPr>
          <w:t>Personal info</w:t>
        </w:r>
      </w:ins>
    </w:p>
    <w:p w14:paraId="398BFFEC">
      <w:pPr>
        <w:rPr>
          <w:ins w:id="1984"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85" w:author="Tejal Dalvi" w:date="2025-11-16T23:55:00Z">
        <w:r>
          <w:rPr>
            <w:rFonts w:hint="default" w:ascii="Calibri Light" w:hAnsi="Calibri Light" w:cs="Calibri Light"/>
            <w:b w:val="0"/>
            <w:bCs w:val="0"/>
            <w:color w:val="000000" w:themeColor="text1"/>
            <w:u w:val="none"/>
            <w14:textFill>
              <w14:solidFill>
                <w14:schemeClr w14:val="tx1"/>
              </w14:solidFill>
            </w14:textFill>
          </w:rPr>
          <w:pict>
            <v:rect id="_x0000_i1048" o:spt="1" style="height:1.5pt;width:0pt;" fillcolor="#A0A0A0" filled="t" stroked="f" coordsize="21600,21600" o:hr="t" o:hrstd="t" o:hralign="center">
              <v:path/>
              <v:fill on="t" focussize="0,0"/>
              <v:stroke on="f"/>
              <v:imagedata o:title=""/>
              <o:lock v:ext="edit"/>
              <w10:wrap type="none"/>
              <w10:anchorlock/>
            </v:rect>
          </w:pict>
        </w:r>
      </w:ins>
    </w:p>
    <w:p w14:paraId="4AE5DB19">
      <w:pPr>
        <w:rPr>
          <w:ins w:id="198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88" w:author="Tejal Dalvi" w:date="2025-11-16T23:55:00Z">
        <w:r>
          <w:rPr>
            <w:rFonts w:hint="default" w:ascii="Calibri Light" w:hAnsi="Calibri Light" w:cs="Calibri Light"/>
            <w:b w:val="0"/>
            <w:bCs w:val="0"/>
            <w:color w:val="000000" w:themeColor="text1"/>
            <w:u w:val="none"/>
            <w14:textFill>
              <w14:solidFill>
                <w14:schemeClr w14:val="tx1"/>
              </w14:solidFill>
            </w14:textFill>
          </w:rPr>
          <w:t>🔥 Common Social Engineering Techniques</w:t>
        </w:r>
      </w:ins>
    </w:p>
    <w:p w14:paraId="6F132A2B">
      <w:pPr>
        <w:rPr>
          <w:ins w:id="1989"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90" w:author="Tejal Dalvi" w:date="2025-11-16T23:55:00Z">
        <w:r>
          <w:rPr>
            <w:rFonts w:hint="default" w:ascii="Calibri Light" w:hAnsi="Calibri Light" w:cs="Calibri Light"/>
            <w:b w:val="0"/>
            <w:bCs w:val="0"/>
            <w:color w:val="000000" w:themeColor="text1"/>
            <w:u w:val="none"/>
            <w14:textFill>
              <w14:solidFill>
                <w14:schemeClr w14:val="tx1"/>
              </w14:solidFill>
            </w14:textFill>
          </w:rPr>
          <w:t>1. Phishing</w:t>
        </w:r>
      </w:ins>
    </w:p>
    <w:p w14:paraId="4D459687">
      <w:pPr>
        <w:rPr>
          <w:ins w:id="1991"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92" w:author="Tejal Dalvi" w:date="2025-11-16T23:55:00Z">
        <w:r>
          <w:rPr>
            <w:rFonts w:hint="default" w:ascii="Calibri Light" w:hAnsi="Calibri Light" w:cs="Calibri Light"/>
            <w:b w:val="0"/>
            <w:bCs w:val="0"/>
            <w:color w:val="000000" w:themeColor="text1"/>
            <w:u w:val="none"/>
            <w14:textFill>
              <w14:solidFill>
                <w14:schemeClr w14:val="tx1"/>
              </w14:solidFill>
            </w14:textFill>
          </w:rPr>
          <w:t>Fake emails or messages that steal information.</w:t>
        </w:r>
      </w:ins>
    </w:p>
    <w:p w14:paraId="01AC89E5">
      <w:pPr>
        <w:rPr>
          <w:ins w:id="1993"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94" w:author="Tejal Dalvi" w:date="2025-11-16T23:55:00Z">
        <w:r>
          <w:rPr>
            <w:rFonts w:hint="default" w:ascii="Calibri Light" w:hAnsi="Calibri Light" w:cs="Calibri Light"/>
            <w:b w:val="0"/>
            <w:bCs w:val="0"/>
            <w:color w:val="000000" w:themeColor="text1"/>
            <w:u w:val="none"/>
            <w14:textFill>
              <w14:solidFill>
                <w14:schemeClr w14:val="tx1"/>
              </w14:solidFill>
            </w14:textFill>
          </w:rPr>
          <w:t>2. Spear Phishing</w:t>
        </w:r>
      </w:ins>
    </w:p>
    <w:p w14:paraId="5332C94B">
      <w:pPr>
        <w:rPr>
          <w:ins w:id="1995"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96" w:author="Tejal Dalvi" w:date="2025-11-16T23:55:00Z">
        <w:r>
          <w:rPr>
            <w:rFonts w:hint="default" w:ascii="Calibri Light" w:hAnsi="Calibri Light" w:cs="Calibri Light"/>
            <w:b w:val="0"/>
            <w:bCs w:val="0"/>
            <w:color w:val="000000" w:themeColor="text1"/>
            <w:u w:val="none"/>
            <w14:textFill>
              <w14:solidFill>
                <w14:schemeClr w14:val="tx1"/>
              </w14:solidFill>
            </w14:textFill>
          </w:rPr>
          <w:t>Targeted phishing for specific individuals.</w:t>
        </w:r>
      </w:ins>
    </w:p>
    <w:p w14:paraId="5E611771">
      <w:pPr>
        <w:rPr>
          <w:ins w:id="1997" w:author="Tejal Dalvi" w:date="2025-11-16T23:55:00Z"/>
          <w:rFonts w:hint="default" w:ascii="Calibri Light" w:hAnsi="Calibri Light" w:cs="Calibri Light"/>
          <w:b w:val="0"/>
          <w:bCs w:val="0"/>
          <w:color w:val="000000" w:themeColor="text1"/>
          <w:u w:val="none"/>
          <w14:textFill>
            <w14:solidFill>
              <w14:schemeClr w14:val="tx1"/>
            </w14:solidFill>
          </w14:textFill>
        </w:rPr>
      </w:pPr>
      <w:ins w:id="1998" w:author="Tejal Dalvi" w:date="2025-11-16T23:55:00Z">
        <w:r>
          <w:rPr>
            <w:rFonts w:hint="default" w:ascii="Calibri Light" w:hAnsi="Calibri Light" w:cs="Calibri Light"/>
            <w:b w:val="0"/>
            <w:bCs w:val="0"/>
            <w:color w:val="000000" w:themeColor="text1"/>
            <w:u w:val="none"/>
            <w14:textFill>
              <w14:solidFill>
                <w14:schemeClr w14:val="tx1"/>
              </w14:solidFill>
            </w14:textFill>
          </w:rPr>
          <w:t>3. Vishing</w:t>
        </w:r>
      </w:ins>
    </w:p>
    <w:p w14:paraId="4DCD28AF">
      <w:pPr>
        <w:rPr>
          <w:ins w:id="1999"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00" w:author="Tejal Dalvi" w:date="2025-11-16T23:55:00Z">
        <w:r>
          <w:rPr>
            <w:rFonts w:hint="default" w:ascii="Calibri Light" w:hAnsi="Calibri Light" w:cs="Calibri Light"/>
            <w:b w:val="0"/>
            <w:bCs w:val="0"/>
            <w:color w:val="000000" w:themeColor="text1"/>
            <w:u w:val="none"/>
            <w14:textFill>
              <w14:solidFill>
                <w14:schemeClr w14:val="tx1"/>
              </w14:solidFill>
            </w14:textFill>
          </w:rPr>
          <w:t>Fake phone calls pretending to be bank/customer care.</w:t>
        </w:r>
      </w:ins>
    </w:p>
    <w:p w14:paraId="529EAB39">
      <w:pPr>
        <w:rPr>
          <w:ins w:id="2001"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02" w:author="Tejal Dalvi" w:date="2025-11-16T23:55:00Z">
        <w:r>
          <w:rPr>
            <w:rFonts w:hint="default" w:ascii="Calibri Light" w:hAnsi="Calibri Light" w:cs="Calibri Light"/>
            <w:b w:val="0"/>
            <w:bCs w:val="0"/>
            <w:color w:val="000000" w:themeColor="text1"/>
            <w:u w:val="none"/>
            <w14:textFill>
              <w14:solidFill>
                <w14:schemeClr w14:val="tx1"/>
              </w14:solidFill>
            </w14:textFill>
          </w:rPr>
          <w:t>4. Smishing</w:t>
        </w:r>
      </w:ins>
    </w:p>
    <w:p w14:paraId="2C1B87E5">
      <w:pPr>
        <w:rPr>
          <w:ins w:id="2003"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04" w:author="Tejal Dalvi" w:date="2025-11-16T23:55:00Z">
        <w:r>
          <w:rPr>
            <w:rFonts w:hint="default" w:ascii="Calibri Light" w:hAnsi="Calibri Light" w:cs="Calibri Light"/>
            <w:b w:val="0"/>
            <w:bCs w:val="0"/>
            <w:color w:val="000000" w:themeColor="text1"/>
            <w:u w:val="none"/>
            <w14:textFill>
              <w14:solidFill>
                <w14:schemeClr w14:val="tx1"/>
              </w14:solidFill>
            </w14:textFill>
          </w:rPr>
          <w:t>Fake SMS messages.</w:t>
        </w:r>
      </w:ins>
    </w:p>
    <w:p w14:paraId="37391C08">
      <w:pPr>
        <w:rPr>
          <w:ins w:id="2005"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06" w:author="Tejal Dalvi" w:date="2025-11-16T23:55:00Z">
        <w:r>
          <w:rPr>
            <w:rFonts w:hint="default" w:ascii="Calibri Light" w:hAnsi="Calibri Light" w:cs="Calibri Light"/>
            <w:b w:val="0"/>
            <w:bCs w:val="0"/>
            <w:color w:val="000000" w:themeColor="text1"/>
            <w:u w:val="none"/>
            <w14:textFill>
              <w14:solidFill>
                <w14:schemeClr w14:val="tx1"/>
              </w14:solidFill>
            </w14:textFill>
          </w:rPr>
          <w:t>Simple Example of a Social Engineering Attack</w:t>
        </w:r>
      </w:ins>
    </w:p>
    <w:p w14:paraId="24F52F75">
      <w:pPr>
        <w:rPr>
          <w:ins w:id="2007"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08" w:author="Tejal Dalvi" w:date="2025-11-16T23:55:00Z">
        <w:r>
          <w:rPr>
            <w:rFonts w:hint="default" w:ascii="Calibri Light" w:hAnsi="Calibri Light" w:cs="Calibri Light"/>
            <w:b w:val="0"/>
            <w:bCs w:val="0"/>
            <w:color w:val="000000" w:themeColor="text1"/>
            <w:u w:val="none"/>
            <w14:textFill>
              <w14:solidFill>
                <w14:schemeClr w14:val="tx1"/>
              </w14:solidFill>
            </w14:textFill>
          </w:rPr>
          <w:t>Attacker calls you pretending to be from your bank:</w:t>
        </w:r>
      </w:ins>
    </w:p>
    <w:p w14:paraId="6D2A5918">
      <w:pPr>
        <w:rPr>
          <w:ins w:id="2009"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10" w:author="Tejal Dalvi" w:date="2025-11-16T23:55:00Z">
        <w:r>
          <w:rPr>
            <w:rFonts w:hint="default" w:ascii="Calibri Light" w:hAnsi="Calibri Light" w:cs="Calibri Light"/>
            <w:b w:val="0"/>
            <w:bCs w:val="0"/>
            <w:color w:val="000000" w:themeColor="text1"/>
            <w:u w:val="none"/>
            <w14:textFill>
              <w14:solidFill>
                <w14:schemeClr w14:val="tx1"/>
              </w14:solidFill>
            </w14:textFill>
          </w:rPr>
          <w:t>“Ma’am your account is temporarily blocked. Please share your OTP to verify.”</w:t>
        </w:r>
      </w:ins>
    </w:p>
    <w:p w14:paraId="0CA8D366">
      <w:pPr>
        <w:rPr>
          <w:ins w:id="2011"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12" w:author="Tejal Dalvi" w:date="2025-11-16T23:55:00Z">
        <w:r>
          <w:rPr>
            <w:rFonts w:hint="default" w:ascii="Calibri Light" w:hAnsi="Calibri Light" w:cs="Calibri Light"/>
            <w:b w:val="0"/>
            <w:bCs w:val="0"/>
            <w:color w:val="000000" w:themeColor="text1"/>
            <w:u w:val="none"/>
            <w14:textFill>
              <w14:solidFill>
                <w14:schemeClr w14:val="tx1"/>
              </w14:solidFill>
            </w14:textFill>
          </w:rPr>
          <w:t>You share OTP → attacker logs into your bank account.</w:t>
        </w:r>
      </w:ins>
    </w:p>
    <w:p w14:paraId="43C2B643">
      <w:pPr>
        <w:rPr>
          <w:ins w:id="2013" w:author="Tejal Dalvi" w:date="2025-11-16T23:55:00Z"/>
          <w:rFonts w:hint="default" w:ascii="Calibri Light" w:hAnsi="Calibri Light" w:cs="Calibri Light"/>
          <w:b w:val="0"/>
          <w:bCs w:val="0"/>
          <w:color w:val="000000" w:themeColor="text1"/>
          <w:u w:val="none"/>
          <w:lang w:val="en-US"/>
          <w14:textFill>
            <w14:solidFill>
              <w14:schemeClr w14:val="tx1"/>
            </w14:solidFill>
          </w14:textFill>
        </w:rPr>
      </w:pPr>
    </w:p>
    <w:p w14:paraId="1FD709C0">
      <w:pPr>
        <w:rPr>
          <w:ins w:id="2014" w:author="Tejal Dalvi" w:date="2025-11-16T23:55:00Z"/>
          <w:rFonts w:hint="default" w:ascii="Calibri Light" w:hAnsi="Calibri Light" w:cs="Calibri Light"/>
          <w:b w:val="0"/>
          <w:bCs w:val="0"/>
          <w:color w:val="000000" w:themeColor="text1"/>
          <w:u w:val="none"/>
          <w:lang w:val="en-US"/>
          <w14:textFill>
            <w14:solidFill>
              <w14:schemeClr w14:val="tx1"/>
            </w14:solidFill>
          </w14:textFill>
        </w:rPr>
      </w:pPr>
    </w:p>
    <w:p w14:paraId="179DC353">
      <w:pPr>
        <w:rPr>
          <w:ins w:id="2015" w:author="Tejal Dalvi" w:date="2025-11-16T23:55:00Z"/>
          <w:rFonts w:hint="default" w:ascii="Calibri Light" w:hAnsi="Calibri Light" w:cs="Calibri Light"/>
          <w:b w:val="0"/>
          <w:bCs w:val="0"/>
          <w:color w:val="000000" w:themeColor="text1"/>
          <w:u w:val="none"/>
          <w:lang w:val="en-US"/>
          <w14:textFill>
            <w14:solidFill>
              <w14:schemeClr w14:val="tx1"/>
            </w14:solidFill>
          </w14:textFill>
        </w:rPr>
      </w:pPr>
      <w:ins w:id="2016"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t>q)</w:t>
        </w:r>
      </w:ins>
    </w:p>
    <w:p w14:paraId="1A5AFFF3">
      <w:pPr>
        <w:rPr>
          <w:ins w:id="2017"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18"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t>-&gt;</w:t>
        </w:r>
      </w:ins>
      <w:ins w:id="2019" w:author="Tejal Dalvi" w:date="2025-11-16T23:55:00Z">
        <w:r>
          <w:rPr>
            <w:rFonts w:hint="default" w:ascii="Calibri Light" w:hAnsi="Calibri Light" w:cs="Calibri Light"/>
            <w:b w:val="0"/>
            <w:bCs w:val="0"/>
            <w:color w:val="000000" w:themeColor="text1"/>
            <w:u w:val="none"/>
            <w14:textFill>
              <w14:solidFill>
                <w14:schemeClr w14:val="tx1"/>
              </w14:solidFill>
            </w14:textFill>
          </w:rPr>
          <w:t>Types of cloud computing</w:t>
        </w:r>
      </w:ins>
    </w:p>
    <w:p w14:paraId="3019DAFB">
      <w:pPr>
        <w:numPr>
          <w:ilvl w:val="0"/>
          <w:numId w:val="187"/>
        </w:numPr>
        <w:rPr>
          <w:ins w:id="2020"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21"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2022" w:author="Tejal Dalvi"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HYPERLINK "https://www.google.com/search?sca_esv=07c43240408ed118&amp;rlz=1C1CHBF_enIN1019IN1019&amp;q=Infrastructure+as+a+Service+%28IaaS%29&amp;sa=X&amp;ved=2ahUKEwiFzcKFlveQAxWpdfUHHXPGCsEQxccNegQIERAB&amp;mstk=AUtExfAr86wa9Qjr_IYIuLVILGQTqlz26VCQ3inxK0GvNeW3gnWRdkWQAAK7bzmqfIhMKYrU1qlcE-7Q01eCl7BKlBuPsF09FZLKLL5GIXueKVhdidj5wALbVfhTH-wm1JJvSLtvQY94D-Cik5p5Ez7PwA2yZNM3yr_aeJtUzGJNmZxMWAdreK0eaMw4RW7QH2dc6DV6&amp;csui=3"</w:instrText>
        </w:r>
      </w:ins>
      <w:ins w:id="2023"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2024" w:author="Tejal Dalvi" w:date="2025-11-16T23:55:00Z">
        <w:r>
          <w:rPr>
            <w:rStyle w:val="15"/>
            <w:rFonts w:hint="default" w:ascii="Calibri Light" w:hAnsi="Calibri Light" w:cs="Calibri Light"/>
            <w:b w:val="0"/>
            <w:bCs w:val="0"/>
            <w:color w:val="000000" w:themeColor="text1"/>
            <w:u w:val="none"/>
            <w14:textFill>
              <w14:solidFill>
                <w14:schemeClr w14:val="tx1"/>
              </w14:solidFill>
            </w14:textFill>
          </w:rPr>
          <w:t>Infrastructure as a Service (IaaS)</w:t>
        </w:r>
      </w:ins>
      <w:ins w:id="2025"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end"/>
        </w:r>
      </w:ins>
      <w:ins w:id="2026" w:author="Tejal Dalvi" w:date="2025-11-16T23:55:00Z">
        <w:r>
          <w:rPr>
            <w:rFonts w:hint="default" w:ascii="Calibri Light" w:hAnsi="Calibri Light" w:cs="Calibri Light"/>
            <w:b w:val="0"/>
            <w:bCs w:val="0"/>
            <w:color w:val="000000" w:themeColor="text1"/>
            <w:u w:val="none"/>
            <w14:textFill>
              <w14:solidFill>
                <w14:schemeClr w14:val="tx1"/>
              </w14:solidFill>
            </w14:textFill>
          </w:rPr>
          <w:t>: </w:t>
        </w:r>
      </w:ins>
    </w:p>
    <w:p w14:paraId="6AF29085">
      <w:pPr>
        <w:rPr>
          <w:ins w:id="2027"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28" w:author="Tejal Dalvi" w:date="2025-11-16T23:55:00Z">
        <w:r>
          <w:rPr>
            <w:rFonts w:hint="default" w:ascii="Calibri Light" w:hAnsi="Calibri Light" w:cs="Calibri Light"/>
            <w:b w:val="0"/>
            <w:bCs w:val="0"/>
            <w:color w:val="000000" w:themeColor="text1"/>
            <w:u w:val="none"/>
            <w14:textFill>
              <w14:solidFill>
                <w14:schemeClr w14:val="tx1"/>
              </w14:solidFill>
            </w14:textFill>
          </w:rPr>
          <w:t>Provides access to fundamental computing resources like virtual machines, networks, and storage over the internet. It's often compared to a basic utility and offers the most control, as users manage the operating system and above. </w:t>
        </w:r>
      </w:ins>
    </w:p>
    <w:p w14:paraId="769F2723">
      <w:pPr>
        <w:numPr>
          <w:ilvl w:val="0"/>
          <w:numId w:val="187"/>
        </w:numPr>
        <w:rPr>
          <w:ins w:id="2029"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30"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2031" w:author="Tejal Dalvi"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HYPERLINK "https://www.google.com/search?sca_esv=07c43240408ed118&amp;rlz=1C1CHBF_enIN1019IN1019&amp;q=Platform+as+a+Service+%28PaaS%29&amp;sa=X&amp;ved=2ahUKEwiFzcKFlveQAxWpdfUHHXPGCsEQxccNegUIjwEQAQ&amp;mstk=AUtExfAr86wa9Qjr_IYIuLVILGQTqlz26VCQ3inxK0GvNeW3gnWRdkWQAAK7bzmqfIhMKYrU1qlcE-7Q01eCl7BKlBuPsF09FZLKLL5GIXueKVhdidj5wALbVfhTH-wm1JJvSLtvQY94D-Cik5p5Ez7PwA2yZNM3yr_aeJtUzGJNmZxMWAdreK0eaMw4RW7QH2dc6DV6&amp;csui=3"</w:instrText>
        </w:r>
      </w:ins>
      <w:ins w:id="2032"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2033" w:author="Tejal Dalvi" w:date="2025-11-16T23:55:00Z">
        <w:r>
          <w:rPr>
            <w:rStyle w:val="15"/>
            <w:rFonts w:hint="default" w:ascii="Calibri Light" w:hAnsi="Calibri Light" w:cs="Calibri Light"/>
            <w:b w:val="0"/>
            <w:bCs w:val="0"/>
            <w:color w:val="000000" w:themeColor="text1"/>
            <w:u w:val="none"/>
            <w14:textFill>
              <w14:solidFill>
                <w14:schemeClr w14:val="tx1"/>
              </w14:solidFill>
            </w14:textFill>
          </w:rPr>
          <w:t>Platform as a Service (PaaS)</w:t>
        </w:r>
      </w:ins>
      <w:ins w:id="2034"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end"/>
        </w:r>
      </w:ins>
      <w:ins w:id="2035" w:author="Tejal Dalvi" w:date="2025-11-16T23:55:00Z">
        <w:r>
          <w:rPr>
            <w:rFonts w:hint="default" w:ascii="Calibri Light" w:hAnsi="Calibri Light" w:cs="Calibri Light"/>
            <w:b w:val="0"/>
            <w:bCs w:val="0"/>
            <w:color w:val="000000" w:themeColor="text1"/>
            <w:u w:val="none"/>
            <w14:textFill>
              <w14:solidFill>
                <w14:schemeClr w14:val="tx1"/>
              </w14:solidFill>
            </w14:textFill>
          </w:rPr>
          <w:t>: </w:t>
        </w:r>
      </w:ins>
    </w:p>
    <w:p w14:paraId="52AD6E69">
      <w:pPr>
        <w:rPr>
          <w:ins w:id="2036"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37" w:author="Tejal Dalvi" w:date="2025-11-16T23:55:00Z">
        <w:r>
          <w:rPr>
            <w:rFonts w:hint="default" w:ascii="Calibri Light" w:hAnsi="Calibri Light" w:cs="Calibri Light"/>
            <w:b w:val="0"/>
            <w:bCs w:val="0"/>
            <w:color w:val="000000" w:themeColor="text1"/>
            <w:u w:val="none"/>
            <w14:textFill>
              <w14:solidFill>
                <w14:schemeClr w14:val="tx1"/>
              </w14:solidFill>
            </w14:textFill>
          </w:rPr>
          <w:t>Offers a platform for developers to build, run, and manage applications without the complexity of managing the underlying infrastructure. It provides operating systems, databases, and other tools. </w:t>
        </w:r>
      </w:ins>
      <w:bookmarkStart w:id="0" w:name="_GoBack"/>
      <w:bookmarkEnd w:id="0"/>
    </w:p>
    <w:p w14:paraId="6271A65B">
      <w:pPr>
        <w:numPr>
          <w:ilvl w:val="0"/>
          <w:numId w:val="187"/>
        </w:numPr>
        <w:rPr>
          <w:ins w:id="2038"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39"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2040" w:author="Tejal Dalvi"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HYPERLINK "https://www.google.com/search?sca_esv=07c43240408ed118&amp;rlz=1C1CHBF_enIN1019IN1019&amp;q=Software+as+a+Service+%28SaaS%29&amp;sa=X&amp;ved=2ahUKEwiFzcKFlveQAxWpdfUHHXPGCsEQxccNegUIkAEQAQ&amp;mstk=AUtExfAr86wa9Qjr_IYIuLVILGQTqlz26VCQ3inxK0GvNeW3gnWRdkWQAAK7bzmqfIhMKYrU1qlcE-7Q01eCl7BKlBuPsF09FZLKLL5GIXueKVhdidj5wALbVfhTH-wm1JJvSLtvQY94D-Cik5p5Ez7PwA2yZNM3yr_aeJtUzGJNmZxMWAdreK0eaMw4RW7QH2dc6DV6&amp;csui=3"</w:instrText>
        </w:r>
      </w:ins>
      <w:ins w:id="2041"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2042" w:author="Tejal Dalvi" w:date="2025-11-16T23:55:00Z">
        <w:r>
          <w:rPr>
            <w:rStyle w:val="15"/>
            <w:rFonts w:hint="default" w:ascii="Calibri Light" w:hAnsi="Calibri Light" w:cs="Calibri Light"/>
            <w:b w:val="0"/>
            <w:bCs w:val="0"/>
            <w:color w:val="000000" w:themeColor="text1"/>
            <w:u w:val="none"/>
            <w14:textFill>
              <w14:solidFill>
                <w14:schemeClr w14:val="tx1"/>
              </w14:solidFill>
            </w14:textFill>
          </w:rPr>
          <w:t>Software as a Service (SaaS)</w:t>
        </w:r>
      </w:ins>
      <w:ins w:id="2043"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end"/>
        </w:r>
      </w:ins>
      <w:ins w:id="2044" w:author="Tejal Dalvi" w:date="2025-11-16T23:55:00Z">
        <w:r>
          <w:rPr>
            <w:rFonts w:hint="default" w:ascii="Calibri Light" w:hAnsi="Calibri Light" w:cs="Calibri Light"/>
            <w:b w:val="0"/>
            <w:bCs w:val="0"/>
            <w:color w:val="000000" w:themeColor="text1"/>
            <w:u w:val="none"/>
            <w14:textFill>
              <w14:solidFill>
                <w14:schemeClr w14:val="tx1"/>
              </w14:solidFill>
            </w14:textFill>
          </w:rPr>
          <w:t>: </w:t>
        </w:r>
      </w:ins>
    </w:p>
    <w:p w14:paraId="3D07E6B2">
      <w:pPr>
        <w:rPr>
          <w:ins w:id="2045"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46" w:author="Tejal Dalvi" w:date="2025-11-16T23:55:00Z">
        <w:r>
          <w:rPr>
            <w:rFonts w:hint="default" w:ascii="Calibri Light" w:hAnsi="Calibri Light" w:cs="Calibri Light"/>
            <w:b w:val="0"/>
            <w:bCs w:val="0"/>
            <w:color w:val="000000" w:themeColor="text1"/>
            <w:u w:val="none"/>
            <w14:textFill>
              <w14:solidFill>
                <w14:schemeClr w14:val="tx1"/>
              </w14:solidFill>
            </w14:textFill>
          </w:rPr>
          <w:t>Delivers a complete software application over the internet, typically on a subscription basis. Users access the software through a web browser, and the provider handles all maintenance, updates, and underlying infrastructure. Examples include email services and online office suites. </w:t>
        </w:r>
      </w:ins>
    </w:p>
    <w:p w14:paraId="732A1B3E">
      <w:pPr>
        <w:rPr>
          <w:ins w:id="2047"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48" w:author="Tejal Dalvi" w:date="2025-11-16T23:55:00Z">
        <w:r>
          <w:rPr>
            <w:rFonts w:hint="default" w:ascii="Calibri Light" w:hAnsi="Calibri Light" w:cs="Calibri Light"/>
            <w:b w:val="0"/>
            <w:bCs w:val="0"/>
            <w:color w:val="000000" w:themeColor="text1"/>
            <w:u w:val="none"/>
            <w14:textFill>
              <w14:solidFill>
                <w14:schemeClr w14:val="tx1"/>
              </w14:solidFill>
            </w14:textFill>
          </w:rPr>
          <w:t>Examples of cloud computing</w:t>
        </w:r>
      </w:ins>
    </w:p>
    <w:p w14:paraId="31641EE6">
      <w:pPr>
        <w:numPr>
          <w:ilvl w:val="0"/>
          <w:numId w:val="188"/>
        </w:numPr>
        <w:rPr>
          <w:ins w:id="2049"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50" w:author="Tejal Dalvi" w:date="2025-11-16T23:55:00Z">
        <w:r>
          <w:rPr>
            <w:rFonts w:hint="default" w:ascii="Calibri Light" w:hAnsi="Calibri Light" w:cs="Calibri Light"/>
            <w:b w:val="0"/>
            <w:bCs w:val="0"/>
            <w:color w:val="000000" w:themeColor="text1"/>
            <w:u w:val="none"/>
            <w14:textFill>
              <w14:solidFill>
                <w14:schemeClr w14:val="tx1"/>
              </w14:solidFill>
            </w14:textFill>
          </w:rPr>
          <w:t>Using services like Google Drive, iCloud, or Dropbox for storing files.</w:t>
        </w:r>
      </w:ins>
    </w:p>
    <w:p w14:paraId="69021D51">
      <w:pPr>
        <w:numPr>
          <w:ilvl w:val="0"/>
          <w:numId w:val="188"/>
        </w:numPr>
        <w:rPr>
          <w:ins w:id="2051"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52" w:author="Tejal Dalvi" w:date="2025-11-16T23:55:00Z">
        <w:r>
          <w:rPr>
            <w:rFonts w:hint="default" w:ascii="Calibri Light" w:hAnsi="Calibri Light" w:cs="Calibri Light"/>
            <w:b w:val="0"/>
            <w:bCs w:val="0"/>
            <w:color w:val="000000" w:themeColor="text1"/>
            <w:u w:val="none"/>
            <w14:textFill>
              <w14:solidFill>
                <w14:schemeClr w14:val="tx1"/>
              </w14:solidFill>
            </w14:textFill>
          </w:rPr>
          <w:t>Streaming movies on platforms like Netflix, which uses Amazon Web Services for its storage and computing needs.</w:t>
        </w:r>
      </w:ins>
    </w:p>
    <w:p w14:paraId="112B9C5F">
      <w:pPr>
        <w:numPr>
          <w:ilvl w:val="0"/>
          <w:numId w:val="188"/>
        </w:numPr>
        <w:rPr>
          <w:ins w:id="2053"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54" w:author="Tejal Dalvi" w:date="2025-11-16T23:55:00Z">
        <w:r>
          <w:rPr>
            <w:rFonts w:hint="default" w:ascii="Calibri Light" w:hAnsi="Calibri Light" w:cs="Calibri Light"/>
            <w:b w:val="0"/>
            <w:bCs w:val="0"/>
            <w:color w:val="000000" w:themeColor="text1"/>
            <w:u w:val="none"/>
            <w14:textFill>
              <w14:solidFill>
                <w14:schemeClr w14:val="tx1"/>
              </w14:solidFill>
            </w14:textFill>
          </w:rPr>
          <w:t>Using web-based productivity software like Google Docs or Microsoft Office 365.</w:t>
        </w:r>
      </w:ins>
    </w:p>
    <w:p w14:paraId="511AAA39">
      <w:pPr>
        <w:numPr>
          <w:ilvl w:val="0"/>
          <w:numId w:val="188"/>
        </w:numPr>
        <w:rPr>
          <w:ins w:id="2055"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56" w:author="Tejal Dalvi" w:date="2025-11-16T23:55:00Z">
        <w:r>
          <w:rPr>
            <w:rFonts w:hint="default" w:ascii="Calibri Light" w:hAnsi="Calibri Light" w:cs="Calibri Light"/>
            <w:b w:val="0"/>
            <w:bCs w:val="0"/>
            <w:color w:val="000000" w:themeColor="text1"/>
            <w:u w:val="none"/>
            <w14:textFill>
              <w14:solidFill>
                <w14:schemeClr w14:val="tx1"/>
              </w14:solidFill>
            </w14:textFill>
          </w:rPr>
          <w:t>Running applications or databases hosted on cloud platforms. </w:t>
        </w:r>
      </w:ins>
    </w:p>
    <w:p w14:paraId="07013204">
      <w:pPr>
        <w:rPr>
          <w:ins w:id="2057"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58" w:author="Tejal Dalvi" w:date="2025-11-16T23:55:00Z">
        <w:r>
          <w:rPr>
            <w:rFonts w:hint="default" w:ascii="Calibri Light" w:hAnsi="Calibri Light" w:cs="Calibri Light"/>
            <w:b w:val="0"/>
            <w:bCs w:val="0"/>
            <w:color w:val="000000" w:themeColor="text1"/>
            <w:u w:val="none"/>
            <w14:textFill>
              <w14:solidFill>
                <w14:schemeClr w14:val="tx1"/>
              </w14:solidFill>
            </w14:textFill>
          </w:rPr>
          <w:t>q)</w:t>
        </w:r>
      </w:ins>
    </w:p>
    <w:p w14:paraId="53E866BE">
      <w:pPr>
        <w:rPr>
          <w:ins w:id="2059"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60" w:author="Tejal Dalvi" w:date="2025-11-16T23:55:00Z">
        <w:r>
          <w:rPr>
            <w:rFonts w:hint="default" w:ascii="Calibri Light" w:hAnsi="Calibri Light" w:cs="Calibri Light"/>
            <w:b w:val="0"/>
            <w:bCs w:val="0"/>
            <w:color w:val="000000" w:themeColor="text1"/>
            <w:u w:val="none"/>
            <w14:textFill>
              <w14:solidFill>
                <w14:schemeClr w14:val="tx1"/>
              </w14:solidFill>
            </w14:textFill>
          </w:rPr>
          <w:t>Common enumeration techniques</w:t>
        </w:r>
      </w:ins>
    </w:p>
    <w:p w14:paraId="15BA7612">
      <w:pPr>
        <w:numPr>
          <w:ilvl w:val="0"/>
          <w:numId w:val="189"/>
        </w:numPr>
        <w:rPr>
          <w:ins w:id="2061"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62"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2063" w:author="Tejal Dalvi"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HYPERLINK "https://www.google.com/search?q=DNS+Enumeration&amp;rlz=1C1CHBF_enIN1019IN1019&amp;oq=enumeration+techniques&amp;gs_lcrp=EgZjaHJvbWUqBwgBEAAYgAQyCQgAEEUYORiABDIHCAEQABiABDIHCAIQABiABDIHCAMQABiABDIICAQQABgWGB4yCAgFEAAYFhgeMggIBhAAGBYYHjIICAcQABgWGB4yCAgIEAAYFhgeMggICRAAGBYYHtIBCTcyNzNqMGoxNagCCLACAfEF3LBOu6jCIJI&amp;sourceid=chrome&amp;ie=UTF-8&amp;ved=2ahUKEwjxt6-nm_eQAxVC8DgGHWGUAycQgK4QegYIAQgAEAg"</w:instrText>
        </w:r>
      </w:ins>
      <w:ins w:id="2064"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2065" w:author="Tejal Dalvi" w:date="2025-11-16T23:55:00Z">
        <w:r>
          <w:rPr>
            <w:rStyle w:val="15"/>
            <w:rFonts w:hint="default" w:ascii="Calibri Light" w:hAnsi="Calibri Light" w:cs="Calibri Light"/>
            <w:b w:val="0"/>
            <w:bCs w:val="0"/>
            <w:color w:val="000000" w:themeColor="text1"/>
            <w:u w:val="none"/>
            <w14:textFill>
              <w14:solidFill>
                <w14:schemeClr w14:val="tx1"/>
              </w14:solidFill>
            </w14:textFill>
          </w:rPr>
          <w:t>DNS Enumeration</w:t>
        </w:r>
      </w:ins>
      <w:ins w:id="2066"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fldChar w:fldCharType="end"/>
        </w:r>
      </w:ins>
      <w:ins w:id="2067" w:author="Tejal Dalvi" w:date="2025-11-16T23:55:00Z">
        <w:r>
          <w:rPr>
            <w:rFonts w:hint="default" w:ascii="Calibri Light" w:hAnsi="Calibri Light" w:cs="Calibri Light"/>
            <w:b w:val="0"/>
            <w:bCs w:val="0"/>
            <w:color w:val="000000" w:themeColor="text1"/>
            <w:u w:val="none"/>
            <w14:textFill>
              <w14:solidFill>
                <w14:schemeClr w14:val="tx1"/>
              </w14:solidFill>
            </w14:textFill>
          </w:rPr>
          <w:t>: Queries DNS servers to discover subdomains, IP addresses, and the target's overall network structure.</w:t>
        </w:r>
      </w:ins>
    </w:p>
    <w:p w14:paraId="2D504B5C">
      <w:pPr>
        <w:numPr>
          <w:ilvl w:val="0"/>
          <w:numId w:val="189"/>
        </w:numPr>
        <w:rPr>
          <w:ins w:id="2068"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69"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2070" w:author="Tejal Dalvi"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HYPERLINK "https://www.google.com/search?q=SNMP+Enumeration&amp;rlz=1C1CHBF_enIN1019IN1019&amp;oq=enumeration+techniques&amp;gs_lcrp=EgZjaHJvbWUqBwgBEAAYgAQyCQgAEEUYORiABDIHCAEQABiABDIHCAIQABiABDIHCAMQABiABDIICAQQABgWGB4yCAgFEAAYFhgeMggIBhAAGBYYHjIICAcQABgWGB4yCAgIEAAYFhgeMggICRAAGBYYHtIBCTcyNzNqMGoxNagCCLACAfEF3LBOu6jCIJI&amp;sourceid=chrome&amp;ie=UTF-8&amp;ved=2ahUKEwjxt6-nm_eQAxVC8DgGHWGUAycQgK4QegYIAQgAEAo"</w:instrText>
        </w:r>
      </w:ins>
      <w:ins w:id="2071"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2072" w:author="Tejal Dalvi" w:date="2025-11-16T23:55:00Z">
        <w:r>
          <w:rPr>
            <w:rStyle w:val="15"/>
            <w:rFonts w:hint="default" w:ascii="Calibri Light" w:hAnsi="Calibri Light" w:cs="Calibri Light"/>
            <w:b w:val="0"/>
            <w:bCs w:val="0"/>
            <w:color w:val="000000" w:themeColor="text1"/>
            <w:u w:val="none"/>
            <w14:textFill>
              <w14:solidFill>
                <w14:schemeClr w14:val="tx1"/>
              </w14:solidFill>
            </w14:textFill>
          </w:rPr>
          <w:t>SNMP Enumeration</w:t>
        </w:r>
      </w:ins>
      <w:ins w:id="2073"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fldChar w:fldCharType="end"/>
        </w:r>
      </w:ins>
      <w:ins w:id="2074" w:author="Tejal Dalvi" w:date="2025-11-16T23:55:00Z">
        <w:r>
          <w:rPr>
            <w:rFonts w:hint="default" w:ascii="Calibri Light" w:hAnsi="Calibri Light" w:cs="Calibri Light"/>
            <w:b w:val="0"/>
            <w:bCs w:val="0"/>
            <w:color w:val="000000" w:themeColor="text1"/>
            <w:u w:val="none"/>
            <w14:textFill>
              <w14:solidFill>
                <w14:schemeClr w14:val="tx1"/>
              </w14:solidFill>
            </w14:textFill>
          </w:rPr>
          <w:t>: Uses the Simple Network Management Protocol to get information from network devices like routers and switches, potentially revealing settings, users, and other sensitive data, especially if default passwords are not changed.</w:t>
        </w:r>
      </w:ins>
    </w:p>
    <w:p w14:paraId="7C67D273">
      <w:pPr>
        <w:numPr>
          <w:ilvl w:val="0"/>
          <w:numId w:val="189"/>
        </w:numPr>
        <w:rPr>
          <w:ins w:id="2075"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76"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2077" w:author="Tejal Dalvi"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HYPERLINK "https://www.google.com/search?q=LDAP+Enumeration&amp;rlz=1C1CHBF_enIN1019IN1019&amp;oq=enumeration+techniques&amp;gs_lcrp=EgZjaHJvbWUqBwgBEAAYgAQyCQgAEEUYORiABDIHCAEQABiABDIHCAIQABiABDIHCAMQABiABDIICAQQABgWGB4yCAgFEAAYFhgeMggIBhAAGBYYHjIICAcQABgWGB4yCAgIEAAYFhgeMggICRAAGBYYHtIBCTcyNzNqMGoxNagCCLACAfEF3LBOu6jCIJI&amp;sourceid=chrome&amp;ie=UTF-8&amp;ved=2ahUKEwjxt6-nm_eQAxVC8DgGHWGUAycQgK4QegYIAQgAEAw"</w:instrText>
        </w:r>
      </w:ins>
      <w:ins w:id="2078"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2079" w:author="Tejal Dalvi" w:date="2025-11-16T23:55:00Z">
        <w:r>
          <w:rPr>
            <w:rStyle w:val="15"/>
            <w:rFonts w:hint="default" w:ascii="Calibri Light" w:hAnsi="Calibri Light" w:cs="Calibri Light"/>
            <w:b w:val="0"/>
            <w:bCs w:val="0"/>
            <w:color w:val="000000" w:themeColor="text1"/>
            <w:u w:val="none"/>
            <w14:textFill>
              <w14:solidFill>
                <w14:schemeClr w14:val="tx1"/>
              </w14:solidFill>
            </w14:textFill>
          </w:rPr>
          <w:t>LDAP Enumeration</w:t>
        </w:r>
      </w:ins>
      <w:ins w:id="2080"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fldChar w:fldCharType="end"/>
        </w:r>
      </w:ins>
      <w:ins w:id="2081" w:author="Tejal Dalvi" w:date="2025-11-16T23:55:00Z">
        <w:r>
          <w:rPr>
            <w:rFonts w:hint="default" w:ascii="Calibri Light" w:hAnsi="Calibri Light" w:cs="Calibri Light"/>
            <w:b w:val="0"/>
            <w:bCs w:val="0"/>
            <w:color w:val="000000" w:themeColor="text1"/>
            <w:u w:val="none"/>
            <w14:textFill>
              <w14:solidFill>
                <w14:schemeClr w14:val="tx1"/>
              </w14:solidFill>
            </w14:textFill>
          </w:rPr>
          <w:t>: Exploits the Lightweight Directory Access Protocol to extract details about network users, resources, and organizational structure from directory services.</w:t>
        </w:r>
      </w:ins>
    </w:p>
    <w:p w14:paraId="3601714D">
      <w:pPr>
        <w:numPr>
          <w:ilvl w:val="0"/>
          <w:numId w:val="189"/>
        </w:numPr>
        <w:rPr>
          <w:ins w:id="2082"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83"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2084" w:author="Tejal Dalvi"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HYPERLINK "https://www.google.com/search?q=User+Enumeration&amp;rlz=1C1CHBF_enIN1019IN1019&amp;oq=enumeration+techniques&amp;gs_lcrp=EgZjaHJvbWUqBwgBEAAYgAQyCQgAEEUYORiABDIHCAEQABiABDIHCAIQABiABDIHCAMQABiABDIICAQQABgWGB4yCAgFEAAYFhgeMggIBhAAGBYYHjIICAcQABgWGB4yCAgIEAAYFhgeMggICRAAGBYYHtIBCTcyNzNqMGoxNagCCLACAfEF3LBOu6jCIJI&amp;sourceid=chrome&amp;ie=UTF-8&amp;ved=2ahUKEwjxt6-nm_eQAxVC8DgGHWGUAycQgK4QegYIAQgAEA4"</w:instrText>
        </w:r>
      </w:ins>
      <w:ins w:id="2085"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2086" w:author="Tejal Dalvi" w:date="2025-11-16T23:55:00Z">
        <w:r>
          <w:rPr>
            <w:rStyle w:val="15"/>
            <w:rFonts w:hint="default" w:ascii="Calibri Light" w:hAnsi="Calibri Light" w:cs="Calibri Light"/>
            <w:b w:val="0"/>
            <w:bCs w:val="0"/>
            <w:color w:val="000000" w:themeColor="text1"/>
            <w:u w:val="none"/>
            <w14:textFill>
              <w14:solidFill>
                <w14:schemeClr w14:val="tx1"/>
              </w14:solidFill>
            </w14:textFill>
          </w:rPr>
          <w:t>User Enumeration</w:t>
        </w:r>
      </w:ins>
      <w:ins w:id="2087"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fldChar w:fldCharType="end"/>
        </w:r>
      </w:ins>
      <w:ins w:id="2088" w:author="Tejal Dalvi" w:date="2025-11-16T23:55:00Z">
        <w:r>
          <w:rPr>
            <w:rFonts w:hint="default" w:ascii="Calibri Light" w:hAnsi="Calibri Light" w:cs="Calibri Light"/>
            <w:b w:val="0"/>
            <w:bCs w:val="0"/>
            <w:color w:val="000000" w:themeColor="text1"/>
            <w:u w:val="none"/>
            <w14:textFill>
              <w14:solidFill>
                <w14:schemeClr w14:val="tx1"/>
              </w14:solidFill>
            </w14:textFill>
          </w:rPr>
          <w:t>: Attempts to find valid usernames on a system. This can be done by using a brute-force technique, where a list of common usernames is tried, or by using features like the "forgot password" function on a login page, which may reveal if a username is valid.</w:t>
        </w:r>
      </w:ins>
    </w:p>
    <w:p w14:paraId="7064639F">
      <w:pPr>
        <w:numPr>
          <w:ilvl w:val="0"/>
          <w:numId w:val="189"/>
        </w:numPr>
        <w:rPr>
          <w:ins w:id="2089" w:author="Tejal Dalvi" w:date="2025-11-16T23:55:00Z"/>
          <w:rFonts w:hint="default" w:ascii="Calibri Light" w:hAnsi="Calibri Light" w:cs="Calibri Light"/>
          <w:b w:val="0"/>
          <w:bCs w:val="0"/>
          <w:color w:val="000000" w:themeColor="text1"/>
          <w:u w:val="none"/>
          <w14:textFill>
            <w14:solidFill>
              <w14:schemeClr w14:val="tx1"/>
            </w14:solidFill>
          </w14:textFill>
        </w:rPr>
      </w:pPr>
      <w:ins w:id="2090"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2091" w:author="Tejal Dalvi"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HYPERLINK "https://www.google.com/search?q=Port+and+Service+Scanning&amp;rlz=1C1CHBF_enIN1019IN1019&amp;oq=enumeration+techniques&amp;gs_lcrp=EgZjaHJvbWUqBwgBEAAYgAQyCQgAEEUYORiABDIHCAEQABiABDIHCAIQABiABDIHCAMQABiABDIICAQQABgWGB4yCAgFEAAYFhgeMggIBhAAGBYYHjIICAcQABgWGB4yCAgIEAAYFhgeMggICRAAGBYYHtIBCTcyNzNqMGoxNagCCLACAfEF3LBOu6jCIJI&amp;sourceid=chrome&amp;ie=UTF-8&amp;ved=2ahUKEwjxt6-nm_eQAxVC8DgGHWGUAycQgK4QegYIAQgAEBA"</w:instrText>
        </w:r>
      </w:ins>
      <w:ins w:id="2092"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2093" w:author="Tejal Dalvi" w:date="2025-11-16T23:55:00Z">
        <w:r>
          <w:rPr>
            <w:rStyle w:val="15"/>
            <w:rFonts w:hint="default" w:ascii="Calibri Light" w:hAnsi="Calibri Light" w:cs="Calibri Light"/>
            <w:b w:val="0"/>
            <w:bCs w:val="0"/>
            <w:color w:val="000000" w:themeColor="text1"/>
            <w:u w:val="none"/>
            <w14:textFill>
              <w14:solidFill>
                <w14:schemeClr w14:val="tx1"/>
              </w14:solidFill>
            </w14:textFill>
          </w:rPr>
          <w:t>Port and Service Scanning</w:t>
        </w:r>
      </w:ins>
      <w:ins w:id="2094"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fldChar w:fldCharType="end"/>
        </w:r>
      </w:ins>
      <w:ins w:id="2095" w:author="Tejal Dalvi" w:date="2025-11-16T23:55:00Z">
        <w:r>
          <w:rPr>
            <w:rFonts w:hint="default" w:ascii="Calibri Light" w:hAnsi="Calibri Light" w:cs="Calibri Light"/>
            <w:b w:val="0"/>
            <w:bCs w:val="0"/>
            <w:color w:val="000000" w:themeColor="text1"/>
            <w:u w:val="none"/>
            <w14:textFill>
              <w14:solidFill>
                <w14:schemeClr w14:val="tx1"/>
              </w14:solidFill>
            </w14:textFill>
          </w:rPr>
          <w:t>: Uses tools like </w:t>
        </w:r>
      </w:ins>
      <w:ins w:id="2096"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2097" w:author="Tejal Dalvi"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HYPERLINK "https://www.google.com/search?q=Nmap&amp;rlz=1C1CHBF_enIN1019IN1019&amp;oq=enumeration+techniques&amp;gs_lcrp=EgZjaHJvbWUqBwgBEAAYgAQyCQgAEEUYORiABDIHCAEQABiABDIHCAIQABiABDIHCAMQABiABDIICAQQABgWGB4yCAgFEAAYFhgeMggIBhAAGBYYHjIICAcQABgWGB4yCAgIEAAYFhgeMggICRAAGBYYHtIBCTcyNzNqMGoxNagCCLACAfEF3LBOu6jCIJI&amp;sourceid=chrome&amp;ie=UTF-8&amp;ved=2ahUKEwjxt6-nm_eQAxVC8DgGHWGUAycQgK4QegYIAQgAEBE"</w:instrText>
        </w:r>
      </w:ins>
      <w:ins w:id="2098"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2099" w:author="Tejal Dalvi" w:date="2025-11-16T23:55:00Z">
        <w:r>
          <w:rPr>
            <w:rStyle w:val="15"/>
            <w:rFonts w:hint="default" w:ascii="Calibri Light" w:hAnsi="Calibri Light" w:cs="Calibri Light"/>
            <w:b w:val="0"/>
            <w:bCs w:val="0"/>
            <w:color w:val="000000" w:themeColor="text1"/>
            <w:u w:val="none"/>
            <w14:textFill>
              <w14:solidFill>
                <w14:schemeClr w14:val="tx1"/>
              </w14:solidFill>
            </w14:textFill>
          </w:rPr>
          <w:t>Nmap</w:t>
        </w:r>
      </w:ins>
      <w:ins w:id="2100"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fldChar w:fldCharType="end"/>
        </w:r>
      </w:ins>
      <w:ins w:id="2101" w:author="Tejal Dalvi" w:date="2025-11-16T23:55:00Z">
        <w:r>
          <w:rPr>
            <w:rFonts w:hint="default" w:ascii="Calibri Light" w:hAnsi="Calibri Light" w:cs="Calibri Light"/>
            <w:b w:val="0"/>
            <w:bCs w:val="0"/>
            <w:color w:val="000000" w:themeColor="text1"/>
            <w:u w:val="none"/>
            <w14:textFill>
              <w14:solidFill>
                <w14:schemeClr w14:val="tx1"/>
              </w14:solidFill>
            </w14:textFill>
          </w:rPr>
          <w:t> to scan for open ports on a target machine, identifying which services are running and listening.</w:t>
        </w:r>
      </w:ins>
    </w:p>
    <w:p w14:paraId="564EC3FF">
      <w:pPr>
        <w:numPr>
          <w:ilvl w:val="0"/>
          <w:numId w:val="189"/>
        </w:numPr>
        <w:rPr>
          <w:ins w:id="2102" w:author="Tejal Dalvi" w:date="2025-11-16T23:55:00Z"/>
          <w:rFonts w:hint="default" w:ascii="Calibri Light" w:hAnsi="Calibri Light" w:cs="Calibri Light"/>
          <w:b w:val="0"/>
          <w:bCs w:val="0"/>
          <w:color w:val="000000" w:themeColor="text1"/>
          <w:u w:val="none"/>
          <w14:textFill>
            <w14:solidFill>
              <w14:schemeClr w14:val="tx1"/>
            </w14:solidFill>
          </w14:textFill>
        </w:rPr>
      </w:pPr>
      <w:ins w:id="2103"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2104" w:author="Tejal Dalvi"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HYPERLINK "https://www.google.com/search?q=Banner+Grabbing&amp;rlz=1C1CHBF_enIN1019IN1019&amp;oq=enumeration+techniques&amp;gs_lcrp=EgZjaHJvbWUqBwgBEAAYgAQyCQgAEEUYORiABDIHCAEQABiABDIHCAIQABiABDIHCAMQABiABDIICAQQABgWGB4yCAgFEAAYFhgeMggIBhAAGBYYHjIICAcQABgWGB4yCAgIEAAYFhgeMggICRAAGBYYHtIBCTcyNzNqMGoxNagCCLACAfEF3LBOu6jCIJI&amp;sourceid=chrome&amp;ie=UTF-8&amp;ved=2ahUKEwjxt6-nm_eQAxVC8DgGHWGUAycQgK4QegYIAQgAEBM"</w:instrText>
        </w:r>
      </w:ins>
      <w:ins w:id="2105"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2106" w:author="Tejal Dalvi" w:date="2025-11-16T23:55:00Z">
        <w:r>
          <w:rPr>
            <w:rStyle w:val="15"/>
            <w:rFonts w:hint="default" w:ascii="Calibri Light" w:hAnsi="Calibri Light" w:cs="Calibri Light"/>
            <w:b w:val="0"/>
            <w:bCs w:val="0"/>
            <w:color w:val="000000" w:themeColor="text1"/>
            <w:u w:val="none"/>
            <w14:textFill>
              <w14:solidFill>
                <w14:schemeClr w14:val="tx1"/>
              </w14:solidFill>
            </w14:textFill>
          </w:rPr>
          <w:t>Banner Grabbing</w:t>
        </w:r>
      </w:ins>
      <w:ins w:id="2107"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fldChar w:fldCharType="end"/>
        </w:r>
      </w:ins>
      <w:ins w:id="2108" w:author="Tejal Dalvi" w:date="2025-11-16T23:55:00Z">
        <w:r>
          <w:rPr>
            <w:rFonts w:hint="default" w:ascii="Calibri Light" w:hAnsi="Calibri Light" w:cs="Calibri Light"/>
            <w:b w:val="0"/>
            <w:bCs w:val="0"/>
            <w:color w:val="000000" w:themeColor="text1"/>
            <w:u w:val="none"/>
            <w14:textFill>
              <w14:solidFill>
                <w14:schemeClr w14:val="tx1"/>
              </w14:solidFill>
            </w14:textFill>
          </w:rPr>
          <w:t>: Retrieves the "banner" or welcome message from a service, which often contains specific version and type information that can be used to find known vulnerabilities.</w:t>
        </w:r>
      </w:ins>
    </w:p>
    <w:p w14:paraId="26C1E395">
      <w:pPr>
        <w:numPr>
          <w:ilvl w:val="0"/>
          <w:numId w:val="189"/>
        </w:numPr>
        <w:rPr>
          <w:ins w:id="2109" w:author="Tejal Dalvi" w:date="2025-11-16T23:55:00Z"/>
          <w:rFonts w:hint="default" w:ascii="Calibri Light" w:hAnsi="Calibri Light" w:cs="Calibri Light"/>
          <w:b w:val="0"/>
          <w:bCs w:val="0"/>
          <w:color w:val="000000" w:themeColor="text1"/>
          <w:u w:val="none"/>
          <w14:textFill>
            <w14:solidFill>
              <w14:schemeClr w14:val="tx1"/>
            </w14:solidFill>
          </w14:textFill>
        </w:rPr>
      </w:pPr>
      <w:ins w:id="2110"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2111" w:author="Tejal Dalvi"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HYPERLINK "https://www.google.com/search?q=SMTP+Enumeration&amp;rlz=1C1CHBF_enIN1019IN1019&amp;oq=enumeration+techniques&amp;gs_lcrp=EgZjaHJvbWUqBwgBEAAYgAQyCQgAEEUYORiABDIHCAEQABiABDIHCAIQABiABDIHCAMQABiABDIICAQQABgWGB4yCAgFEAAYFhgeMggIBhAAGBYYHjIICAcQABgWGB4yCAgIEAAYFhgeMggICRAAGBYYHtIBCTcyNzNqMGoxNagCCLACAfEF3LBOu6jCIJI&amp;sourceid=chrome&amp;ie=UTF-8&amp;ved=2ahUKEwjxt6-nm_eQAxVC8DgGHWGUAycQgK4QegYIAQgAEBU"</w:instrText>
        </w:r>
      </w:ins>
      <w:ins w:id="2112"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2113" w:author="Tejal Dalvi" w:date="2025-11-16T23:55:00Z">
        <w:r>
          <w:rPr>
            <w:rStyle w:val="15"/>
            <w:rFonts w:hint="default" w:ascii="Calibri Light" w:hAnsi="Calibri Light" w:cs="Calibri Light"/>
            <w:b w:val="0"/>
            <w:bCs w:val="0"/>
            <w:color w:val="000000" w:themeColor="text1"/>
            <w:u w:val="none"/>
            <w14:textFill>
              <w14:solidFill>
                <w14:schemeClr w14:val="tx1"/>
              </w14:solidFill>
            </w14:textFill>
          </w:rPr>
          <w:t>SMTP Enumeration</w:t>
        </w:r>
      </w:ins>
      <w:ins w:id="2114"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fldChar w:fldCharType="end"/>
        </w:r>
      </w:ins>
      <w:ins w:id="2115" w:author="Tejal Dalvi" w:date="2025-11-16T23:55:00Z">
        <w:r>
          <w:rPr>
            <w:rFonts w:hint="default" w:ascii="Calibri Light" w:hAnsi="Calibri Light" w:cs="Calibri Light"/>
            <w:b w:val="0"/>
            <w:bCs w:val="0"/>
            <w:color w:val="000000" w:themeColor="text1"/>
            <w:u w:val="none"/>
            <w14:textFill>
              <w14:solidFill>
                <w14:schemeClr w14:val="tx1"/>
              </w14:solidFill>
            </w14:textFill>
          </w:rPr>
          <w:t>: Uses commands in the Simple Mail Transfer Protocol to identify valid email addresses on a mail server.</w:t>
        </w:r>
      </w:ins>
    </w:p>
    <w:p w14:paraId="77448BB7">
      <w:pPr>
        <w:numPr>
          <w:ilvl w:val="0"/>
          <w:numId w:val="189"/>
        </w:numPr>
        <w:rPr>
          <w:ins w:id="2116" w:author="Tejal Dalvi" w:date="2025-11-16T23:55:00Z"/>
          <w:rFonts w:hint="default" w:ascii="Calibri Light" w:hAnsi="Calibri Light" w:cs="Calibri Light"/>
          <w:b w:val="0"/>
          <w:bCs w:val="0"/>
          <w:color w:val="000000" w:themeColor="text1"/>
          <w:u w:val="none"/>
          <w14:textFill>
            <w14:solidFill>
              <w14:schemeClr w14:val="tx1"/>
            </w14:solidFill>
          </w14:textFill>
        </w:rPr>
      </w:pPr>
      <w:ins w:id="2117"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begin"/>
        </w:r>
      </w:ins>
      <w:ins w:id="2118" w:author="Tejal Dalvi" w:date="2025-11-16T23:55:00Z">
        <w:r>
          <w:rPr>
            <w:rFonts w:hint="default" w:ascii="Calibri Light" w:hAnsi="Calibri Light" w:cs="Calibri Light"/>
            <w:b w:val="0"/>
            <w:bCs w:val="0"/>
            <w:color w:val="000000" w:themeColor="text1"/>
            <w:u w:val="none"/>
            <w14:textFill>
              <w14:solidFill>
                <w14:schemeClr w14:val="tx1"/>
              </w14:solidFill>
            </w14:textFill>
          </w:rPr>
          <w:instrText xml:space="preserve">HYPERLINK "https://www.google.com/search?q=Web+Enumeration&amp;rlz=1C1CHBF_enIN1019IN1019&amp;oq=enumeration+techniques&amp;gs_lcrp=EgZjaHJvbWUqBwgBEAAYgAQyCQgAEEUYORiABDIHCAEQABiABDIHCAIQABiABDIHCAMQABiABDIICAQQABgWGB4yCAgFEAAYFhgeMggIBhAAGBYYHjIICAcQABgWGB4yCAgIEAAYFhgeMggICRAAGBYYHtIBCTcyNzNqMGoxNagCCLACAfEF3LBOu6jCIJI&amp;sourceid=chrome&amp;ie=UTF-8&amp;ved=2ahUKEwjxt6-nm_eQAxVC8DgGHWGUAycQgK4QegYIAQgAEBc"</w:instrText>
        </w:r>
      </w:ins>
      <w:ins w:id="2119" w:author="Tejal Dalvi" w:date="2025-11-16T23:55:00Z">
        <w:r>
          <w:rPr>
            <w:rFonts w:hint="default" w:ascii="Calibri Light" w:hAnsi="Calibri Light" w:cs="Calibri Light"/>
            <w:b w:val="0"/>
            <w:bCs w:val="0"/>
            <w:color w:val="000000" w:themeColor="text1"/>
            <w:u w:val="none"/>
            <w14:textFill>
              <w14:solidFill>
                <w14:schemeClr w14:val="tx1"/>
              </w14:solidFill>
            </w14:textFill>
          </w:rPr>
          <w:fldChar w:fldCharType="separate"/>
        </w:r>
      </w:ins>
      <w:ins w:id="2120" w:author="Tejal Dalvi" w:date="2025-11-16T23:55:00Z">
        <w:r>
          <w:rPr>
            <w:rStyle w:val="15"/>
            <w:rFonts w:hint="default" w:ascii="Calibri Light" w:hAnsi="Calibri Light" w:cs="Calibri Light"/>
            <w:b w:val="0"/>
            <w:bCs w:val="0"/>
            <w:color w:val="000000" w:themeColor="text1"/>
            <w:u w:val="none"/>
            <w14:textFill>
              <w14:solidFill>
                <w14:schemeClr w14:val="tx1"/>
              </w14:solidFill>
            </w14:textFill>
          </w:rPr>
          <w:t>Web Enumeration</w:t>
        </w:r>
      </w:ins>
      <w:ins w:id="2121" w:author="Tejal Dalvi" w:date="2025-11-16T23:55:00Z">
        <w:r>
          <w:rPr>
            <w:rFonts w:hint="default" w:ascii="Calibri Light" w:hAnsi="Calibri Light" w:cs="Calibri Light"/>
            <w:b w:val="0"/>
            <w:bCs w:val="0"/>
            <w:color w:val="000000" w:themeColor="text1"/>
            <w:u w:val="none"/>
            <w:lang w:val="en-US"/>
            <w14:textFill>
              <w14:solidFill>
                <w14:schemeClr w14:val="tx1"/>
              </w14:solidFill>
            </w14:textFill>
          </w:rPr>
          <w:fldChar w:fldCharType="end"/>
        </w:r>
      </w:ins>
      <w:ins w:id="2122" w:author="Tejal Dalvi" w:date="2025-11-16T23:55:00Z">
        <w:r>
          <w:rPr>
            <w:rFonts w:hint="default" w:ascii="Calibri Light" w:hAnsi="Calibri Light" w:cs="Calibri Light"/>
            <w:b w:val="0"/>
            <w:bCs w:val="0"/>
            <w:color w:val="000000" w:themeColor="text1"/>
            <w:u w:val="none"/>
            <w14:textFill>
              <w14:solidFill>
                <w14:schemeClr w14:val="tx1"/>
              </w14:solidFill>
            </w14:textFill>
          </w:rPr>
          <w:t>: Focuses on web servers to uncover directory structures, files, and other information that can be accessed through the web interface. </w:t>
        </w:r>
      </w:ins>
    </w:p>
    <w:p w14:paraId="58A1EBFF">
      <w:pPr>
        <w:rPr>
          <w:rFonts w:hint="default" w:ascii="Calibri Light" w:hAnsi="Calibri Light" w:cs="Calibri Light"/>
          <w:b w:val="0"/>
          <w:bCs w:val="0"/>
          <w:color w:val="000000" w:themeColor="text1"/>
          <w:u w:val="none"/>
          <w:lang w:val="en-IN"/>
          <w14:textFill>
            <w14:solidFill>
              <w14:schemeClr w14:val="tx1"/>
            </w14:solidFill>
          </w14:textFill>
        </w:rPr>
      </w:pPr>
    </w:p>
    <w:sectPr>
      <w:headerReference r:id="rId5" w:type="default"/>
      <w:footerReference r:id="rId6" w:type="default"/>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Mangal">
    <w:panose1 w:val="02040503050203030202"/>
    <w:charset w:val="00"/>
    <w:family w:val="roman"/>
    <w:pitch w:val="default"/>
    <w:sig w:usb0="00008003" w:usb1="00000000" w:usb2="00000000" w:usb3="00000000" w:csb0="0000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0C7558">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413C59">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4620B7"/>
    <w:multiLevelType w:val="multilevel"/>
    <w:tmpl w:val="004620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0C525E2"/>
    <w:multiLevelType w:val="multilevel"/>
    <w:tmpl w:val="00C525E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0EB576E"/>
    <w:multiLevelType w:val="multilevel"/>
    <w:tmpl w:val="00EB576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01636E0F"/>
    <w:multiLevelType w:val="multilevel"/>
    <w:tmpl w:val="01636E0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019E2FF2"/>
    <w:multiLevelType w:val="multilevel"/>
    <w:tmpl w:val="019E2F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02703F01"/>
    <w:multiLevelType w:val="multilevel"/>
    <w:tmpl w:val="02703F0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040B56AD"/>
    <w:multiLevelType w:val="multilevel"/>
    <w:tmpl w:val="040B56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47C3DB8"/>
    <w:multiLevelType w:val="multilevel"/>
    <w:tmpl w:val="047C3D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04850E65"/>
    <w:multiLevelType w:val="multilevel"/>
    <w:tmpl w:val="04850E6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056F1E4B"/>
    <w:multiLevelType w:val="multilevel"/>
    <w:tmpl w:val="056F1E4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058A2E9C"/>
    <w:multiLevelType w:val="multilevel"/>
    <w:tmpl w:val="058A2E9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05E84C00"/>
    <w:multiLevelType w:val="multilevel"/>
    <w:tmpl w:val="05E84C0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06DE274C"/>
    <w:multiLevelType w:val="multilevel"/>
    <w:tmpl w:val="06DE27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07044C46"/>
    <w:multiLevelType w:val="multilevel"/>
    <w:tmpl w:val="07044C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07810EA5"/>
    <w:multiLevelType w:val="multilevel"/>
    <w:tmpl w:val="07810EA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07D35259"/>
    <w:multiLevelType w:val="multilevel"/>
    <w:tmpl w:val="07D3525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081F34A3"/>
    <w:multiLevelType w:val="multilevel"/>
    <w:tmpl w:val="081F34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084917B2"/>
    <w:multiLevelType w:val="multilevel"/>
    <w:tmpl w:val="084917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08E27B4F"/>
    <w:multiLevelType w:val="multilevel"/>
    <w:tmpl w:val="08E27B4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09303557"/>
    <w:multiLevelType w:val="multilevel"/>
    <w:tmpl w:val="0930355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20">
    <w:nsid w:val="0A517BEB"/>
    <w:multiLevelType w:val="multilevel"/>
    <w:tmpl w:val="0A517BE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0BC94A30"/>
    <w:multiLevelType w:val="multilevel"/>
    <w:tmpl w:val="0BC94A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0D4369D9"/>
    <w:multiLevelType w:val="multilevel"/>
    <w:tmpl w:val="0D4369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3">
    <w:nsid w:val="0DE96717"/>
    <w:multiLevelType w:val="multilevel"/>
    <w:tmpl w:val="0DE967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0ED66A8B"/>
    <w:multiLevelType w:val="multilevel"/>
    <w:tmpl w:val="0ED66A8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5">
    <w:nsid w:val="0F6B3CD4"/>
    <w:multiLevelType w:val="multilevel"/>
    <w:tmpl w:val="0F6B3CD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6">
    <w:nsid w:val="10757D0A"/>
    <w:multiLevelType w:val="multilevel"/>
    <w:tmpl w:val="10757D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7">
    <w:nsid w:val="118E322E"/>
    <w:multiLevelType w:val="multilevel"/>
    <w:tmpl w:val="118E32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8">
    <w:nsid w:val="13345A07"/>
    <w:multiLevelType w:val="multilevel"/>
    <w:tmpl w:val="13345A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9">
    <w:nsid w:val="13BF4B44"/>
    <w:multiLevelType w:val="multilevel"/>
    <w:tmpl w:val="13BF4B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0">
    <w:nsid w:val="13EA1968"/>
    <w:multiLevelType w:val="multilevel"/>
    <w:tmpl w:val="13EA19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1">
    <w:nsid w:val="143D1EE4"/>
    <w:multiLevelType w:val="multilevel"/>
    <w:tmpl w:val="143D1E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2">
    <w:nsid w:val="14801E0C"/>
    <w:multiLevelType w:val="multilevel"/>
    <w:tmpl w:val="14801E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3">
    <w:nsid w:val="149D0408"/>
    <w:multiLevelType w:val="multilevel"/>
    <w:tmpl w:val="149D040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4">
    <w:nsid w:val="16E75189"/>
    <w:multiLevelType w:val="multilevel"/>
    <w:tmpl w:val="16E751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5">
    <w:nsid w:val="18E54DDA"/>
    <w:multiLevelType w:val="multilevel"/>
    <w:tmpl w:val="18E54DD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6">
    <w:nsid w:val="196A1D78"/>
    <w:multiLevelType w:val="multilevel"/>
    <w:tmpl w:val="196A1D7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7">
    <w:nsid w:val="19A6322A"/>
    <w:multiLevelType w:val="multilevel"/>
    <w:tmpl w:val="19A632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8">
    <w:nsid w:val="1A8B738A"/>
    <w:multiLevelType w:val="multilevel"/>
    <w:tmpl w:val="1A8B73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9">
    <w:nsid w:val="1A9F7F79"/>
    <w:multiLevelType w:val="multilevel"/>
    <w:tmpl w:val="1A9F7F7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0">
    <w:nsid w:val="1C1F7F30"/>
    <w:multiLevelType w:val="multilevel"/>
    <w:tmpl w:val="1C1F7F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1">
    <w:nsid w:val="1C2F6392"/>
    <w:multiLevelType w:val="multilevel"/>
    <w:tmpl w:val="1C2F639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2">
    <w:nsid w:val="1F010E72"/>
    <w:multiLevelType w:val="multilevel"/>
    <w:tmpl w:val="1F010E7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3">
    <w:nsid w:val="1F1C233E"/>
    <w:multiLevelType w:val="multilevel"/>
    <w:tmpl w:val="1F1C23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4">
    <w:nsid w:val="1F2343EF"/>
    <w:multiLevelType w:val="multilevel"/>
    <w:tmpl w:val="1F2343E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5">
    <w:nsid w:val="1F7C1B84"/>
    <w:multiLevelType w:val="multilevel"/>
    <w:tmpl w:val="1F7C1B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6">
    <w:nsid w:val="1F8D24D8"/>
    <w:multiLevelType w:val="multilevel"/>
    <w:tmpl w:val="1F8D24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7">
    <w:nsid w:val="21D06B1B"/>
    <w:multiLevelType w:val="multilevel"/>
    <w:tmpl w:val="21D06B1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8">
    <w:nsid w:val="24CA1AC7"/>
    <w:multiLevelType w:val="multilevel"/>
    <w:tmpl w:val="24CA1AC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9">
    <w:nsid w:val="25C23B03"/>
    <w:multiLevelType w:val="multilevel"/>
    <w:tmpl w:val="25C23B0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0">
    <w:nsid w:val="26F01024"/>
    <w:multiLevelType w:val="multilevel"/>
    <w:tmpl w:val="26F0102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1">
    <w:nsid w:val="275D43D2"/>
    <w:multiLevelType w:val="multilevel"/>
    <w:tmpl w:val="275D43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2">
    <w:nsid w:val="27C57AFB"/>
    <w:multiLevelType w:val="multilevel"/>
    <w:tmpl w:val="27C57A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3">
    <w:nsid w:val="290F6396"/>
    <w:multiLevelType w:val="multilevel"/>
    <w:tmpl w:val="290F639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4">
    <w:nsid w:val="2BEC2FD5"/>
    <w:multiLevelType w:val="multilevel"/>
    <w:tmpl w:val="2BEC2FD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5">
    <w:nsid w:val="2C5877BF"/>
    <w:multiLevelType w:val="multilevel"/>
    <w:tmpl w:val="2C5877B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6">
    <w:nsid w:val="2CEA4D1C"/>
    <w:multiLevelType w:val="multilevel"/>
    <w:tmpl w:val="2CEA4D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7">
    <w:nsid w:val="2D0C6746"/>
    <w:multiLevelType w:val="multilevel"/>
    <w:tmpl w:val="2D0C674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8">
    <w:nsid w:val="2D1254B3"/>
    <w:multiLevelType w:val="multilevel"/>
    <w:tmpl w:val="2D1254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9">
    <w:nsid w:val="2DE43ABF"/>
    <w:multiLevelType w:val="multilevel"/>
    <w:tmpl w:val="2DE43A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0">
    <w:nsid w:val="2E1F19AD"/>
    <w:multiLevelType w:val="multilevel"/>
    <w:tmpl w:val="2E1F19A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1">
    <w:nsid w:val="2F2C70CE"/>
    <w:multiLevelType w:val="multilevel"/>
    <w:tmpl w:val="2F2C70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2">
    <w:nsid w:val="2FFE7275"/>
    <w:multiLevelType w:val="multilevel"/>
    <w:tmpl w:val="2FFE727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3">
    <w:nsid w:val="318E551E"/>
    <w:multiLevelType w:val="multilevel"/>
    <w:tmpl w:val="318E55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4">
    <w:nsid w:val="32122167"/>
    <w:multiLevelType w:val="multilevel"/>
    <w:tmpl w:val="3212216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5">
    <w:nsid w:val="32151C70"/>
    <w:multiLevelType w:val="multilevel"/>
    <w:tmpl w:val="32151C7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6">
    <w:nsid w:val="32D3026C"/>
    <w:multiLevelType w:val="multilevel"/>
    <w:tmpl w:val="32D3026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7">
    <w:nsid w:val="33160E94"/>
    <w:multiLevelType w:val="multilevel"/>
    <w:tmpl w:val="33160E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8">
    <w:nsid w:val="349156D2"/>
    <w:multiLevelType w:val="multilevel"/>
    <w:tmpl w:val="349156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9">
    <w:nsid w:val="35996030"/>
    <w:multiLevelType w:val="multilevel"/>
    <w:tmpl w:val="3599603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0">
    <w:nsid w:val="37852D6D"/>
    <w:multiLevelType w:val="multilevel"/>
    <w:tmpl w:val="37852D6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1">
    <w:nsid w:val="387F1315"/>
    <w:multiLevelType w:val="multilevel"/>
    <w:tmpl w:val="387F13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2">
    <w:nsid w:val="3A3F547D"/>
    <w:multiLevelType w:val="multilevel"/>
    <w:tmpl w:val="3A3F547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3">
    <w:nsid w:val="3A88265D"/>
    <w:multiLevelType w:val="multilevel"/>
    <w:tmpl w:val="3A88265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4">
    <w:nsid w:val="3B317B25"/>
    <w:multiLevelType w:val="multilevel"/>
    <w:tmpl w:val="3B317B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75">
    <w:nsid w:val="3C1E18EA"/>
    <w:multiLevelType w:val="multilevel"/>
    <w:tmpl w:val="3C1E18E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6">
    <w:nsid w:val="3E8071D6"/>
    <w:multiLevelType w:val="multilevel"/>
    <w:tmpl w:val="3E8071D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7">
    <w:nsid w:val="3ECB4164"/>
    <w:multiLevelType w:val="multilevel"/>
    <w:tmpl w:val="3ECB416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8">
    <w:nsid w:val="3F6B2420"/>
    <w:multiLevelType w:val="multilevel"/>
    <w:tmpl w:val="3F6B242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9">
    <w:nsid w:val="40374A1D"/>
    <w:multiLevelType w:val="multilevel"/>
    <w:tmpl w:val="40374A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0">
    <w:nsid w:val="40C33A2E"/>
    <w:multiLevelType w:val="multilevel"/>
    <w:tmpl w:val="40C33A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1">
    <w:nsid w:val="417B3B7C"/>
    <w:multiLevelType w:val="multilevel"/>
    <w:tmpl w:val="417B3B7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2">
    <w:nsid w:val="419F2CA8"/>
    <w:multiLevelType w:val="multilevel"/>
    <w:tmpl w:val="419F2CA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3">
    <w:nsid w:val="43A60C51"/>
    <w:multiLevelType w:val="multilevel"/>
    <w:tmpl w:val="43A60C5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4">
    <w:nsid w:val="44302CAC"/>
    <w:multiLevelType w:val="multilevel"/>
    <w:tmpl w:val="44302CA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5">
    <w:nsid w:val="45F33543"/>
    <w:multiLevelType w:val="multilevel"/>
    <w:tmpl w:val="45F335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6">
    <w:nsid w:val="45FF1336"/>
    <w:multiLevelType w:val="multilevel"/>
    <w:tmpl w:val="45FF1336"/>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7">
    <w:nsid w:val="464212E0"/>
    <w:multiLevelType w:val="multilevel"/>
    <w:tmpl w:val="464212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8">
    <w:nsid w:val="46A14F38"/>
    <w:multiLevelType w:val="multilevel"/>
    <w:tmpl w:val="46A14F3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9">
    <w:nsid w:val="47733B41"/>
    <w:multiLevelType w:val="multilevel"/>
    <w:tmpl w:val="47733B4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0">
    <w:nsid w:val="48011646"/>
    <w:multiLevelType w:val="multilevel"/>
    <w:tmpl w:val="4801164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1">
    <w:nsid w:val="491B5EA2"/>
    <w:multiLevelType w:val="multilevel"/>
    <w:tmpl w:val="491B5EA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92">
    <w:nsid w:val="4A432A13"/>
    <w:multiLevelType w:val="multilevel"/>
    <w:tmpl w:val="4A432A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3">
    <w:nsid w:val="4A9B4E15"/>
    <w:multiLevelType w:val="multilevel"/>
    <w:tmpl w:val="4A9B4E1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4">
    <w:nsid w:val="4B4138DC"/>
    <w:multiLevelType w:val="multilevel"/>
    <w:tmpl w:val="4B4138D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5">
    <w:nsid w:val="4C4C568F"/>
    <w:multiLevelType w:val="multilevel"/>
    <w:tmpl w:val="4C4C56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6">
    <w:nsid w:val="4CB16923"/>
    <w:multiLevelType w:val="multilevel"/>
    <w:tmpl w:val="4CB169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7">
    <w:nsid w:val="4E322669"/>
    <w:multiLevelType w:val="multilevel"/>
    <w:tmpl w:val="4E32266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8">
    <w:nsid w:val="4E5B2BE6"/>
    <w:multiLevelType w:val="multilevel"/>
    <w:tmpl w:val="4E5B2B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9">
    <w:nsid w:val="4F117C6E"/>
    <w:multiLevelType w:val="multilevel"/>
    <w:tmpl w:val="4F117C6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0">
    <w:nsid w:val="4F9C6314"/>
    <w:multiLevelType w:val="multilevel"/>
    <w:tmpl w:val="4F9C63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1">
    <w:nsid w:val="50A46222"/>
    <w:multiLevelType w:val="multilevel"/>
    <w:tmpl w:val="50A4622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2">
    <w:nsid w:val="50F32FF2"/>
    <w:multiLevelType w:val="multilevel"/>
    <w:tmpl w:val="50F32FF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3">
    <w:nsid w:val="51916949"/>
    <w:multiLevelType w:val="multilevel"/>
    <w:tmpl w:val="519169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4">
    <w:nsid w:val="51A90223"/>
    <w:multiLevelType w:val="multilevel"/>
    <w:tmpl w:val="51A9022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5">
    <w:nsid w:val="5210657E"/>
    <w:multiLevelType w:val="multilevel"/>
    <w:tmpl w:val="521065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6">
    <w:nsid w:val="546F7DE9"/>
    <w:multiLevelType w:val="multilevel"/>
    <w:tmpl w:val="546F7D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7">
    <w:nsid w:val="551A1C90"/>
    <w:multiLevelType w:val="multilevel"/>
    <w:tmpl w:val="551A1C9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8">
    <w:nsid w:val="556D7829"/>
    <w:multiLevelType w:val="multilevel"/>
    <w:tmpl w:val="556D782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9">
    <w:nsid w:val="56331F42"/>
    <w:multiLevelType w:val="multilevel"/>
    <w:tmpl w:val="56331F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0">
    <w:nsid w:val="566D56CF"/>
    <w:multiLevelType w:val="multilevel"/>
    <w:tmpl w:val="566D56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1">
    <w:nsid w:val="56F361CF"/>
    <w:multiLevelType w:val="multilevel"/>
    <w:tmpl w:val="56F361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2">
    <w:nsid w:val="570529E3"/>
    <w:multiLevelType w:val="multilevel"/>
    <w:tmpl w:val="570529E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3">
    <w:nsid w:val="577A38B3"/>
    <w:multiLevelType w:val="multilevel"/>
    <w:tmpl w:val="577A38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4">
    <w:nsid w:val="59375CC6"/>
    <w:multiLevelType w:val="multilevel"/>
    <w:tmpl w:val="59375CC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5">
    <w:nsid w:val="5A096086"/>
    <w:multiLevelType w:val="multilevel"/>
    <w:tmpl w:val="5A09608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6">
    <w:nsid w:val="5A1A65B7"/>
    <w:multiLevelType w:val="multilevel"/>
    <w:tmpl w:val="5A1A65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7">
    <w:nsid w:val="5B4F2F60"/>
    <w:multiLevelType w:val="multilevel"/>
    <w:tmpl w:val="5B4F2F6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18">
    <w:nsid w:val="5BD2403E"/>
    <w:multiLevelType w:val="multilevel"/>
    <w:tmpl w:val="5BD240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9">
    <w:nsid w:val="5C70731E"/>
    <w:multiLevelType w:val="multilevel"/>
    <w:tmpl w:val="5C70731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0">
    <w:nsid w:val="5CE80C49"/>
    <w:multiLevelType w:val="multilevel"/>
    <w:tmpl w:val="5CE80C4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1">
    <w:nsid w:val="5D15337B"/>
    <w:multiLevelType w:val="multilevel"/>
    <w:tmpl w:val="5D1533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2">
    <w:nsid w:val="5EAE00D2"/>
    <w:multiLevelType w:val="multilevel"/>
    <w:tmpl w:val="5EAE00D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3">
    <w:nsid w:val="5F021CB2"/>
    <w:multiLevelType w:val="multilevel"/>
    <w:tmpl w:val="5F021CB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4">
    <w:nsid w:val="60817B07"/>
    <w:multiLevelType w:val="multilevel"/>
    <w:tmpl w:val="60817B0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5">
    <w:nsid w:val="61C33317"/>
    <w:multiLevelType w:val="multilevel"/>
    <w:tmpl w:val="61C333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26">
    <w:nsid w:val="63725EDB"/>
    <w:multiLevelType w:val="multilevel"/>
    <w:tmpl w:val="63725E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7">
    <w:nsid w:val="63C12BBB"/>
    <w:multiLevelType w:val="multilevel"/>
    <w:tmpl w:val="63C12B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8">
    <w:nsid w:val="63CE33B4"/>
    <w:multiLevelType w:val="multilevel"/>
    <w:tmpl w:val="63CE33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9">
    <w:nsid w:val="64C64AE2"/>
    <w:multiLevelType w:val="multilevel"/>
    <w:tmpl w:val="64C64AE2"/>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0">
    <w:nsid w:val="66075F7B"/>
    <w:multiLevelType w:val="multilevel"/>
    <w:tmpl w:val="66075F7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1">
    <w:nsid w:val="66A76853"/>
    <w:multiLevelType w:val="multilevel"/>
    <w:tmpl w:val="66A768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2">
    <w:nsid w:val="67824567"/>
    <w:multiLevelType w:val="multilevel"/>
    <w:tmpl w:val="67824567"/>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3">
    <w:nsid w:val="68972489"/>
    <w:multiLevelType w:val="multilevel"/>
    <w:tmpl w:val="6897248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4">
    <w:nsid w:val="690A7BAF"/>
    <w:multiLevelType w:val="multilevel"/>
    <w:tmpl w:val="690A7B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5">
    <w:nsid w:val="697874B0"/>
    <w:multiLevelType w:val="multilevel"/>
    <w:tmpl w:val="697874B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36">
    <w:nsid w:val="69A77466"/>
    <w:multiLevelType w:val="multilevel"/>
    <w:tmpl w:val="69A7746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7">
    <w:nsid w:val="6A8F495C"/>
    <w:multiLevelType w:val="multilevel"/>
    <w:tmpl w:val="6A8F495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8">
    <w:nsid w:val="6B3775E6"/>
    <w:multiLevelType w:val="multilevel"/>
    <w:tmpl w:val="6B3775E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9">
    <w:nsid w:val="6C123C2F"/>
    <w:multiLevelType w:val="multilevel"/>
    <w:tmpl w:val="6C123C2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0">
    <w:nsid w:val="6CCA51B6"/>
    <w:multiLevelType w:val="multilevel"/>
    <w:tmpl w:val="6CCA51B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1">
    <w:nsid w:val="6CCF173B"/>
    <w:multiLevelType w:val="multilevel"/>
    <w:tmpl w:val="6CCF17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2">
    <w:nsid w:val="6CFE0C27"/>
    <w:multiLevelType w:val="multilevel"/>
    <w:tmpl w:val="6CFE0C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3">
    <w:nsid w:val="6E00542E"/>
    <w:multiLevelType w:val="multilevel"/>
    <w:tmpl w:val="6E00542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4">
    <w:nsid w:val="6E64431B"/>
    <w:multiLevelType w:val="multilevel"/>
    <w:tmpl w:val="6E64431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45">
    <w:nsid w:val="6E713525"/>
    <w:multiLevelType w:val="multilevel"/>
    <w:tmpl w:val="6E71352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6">
    <w:nsid w:val="6EA20E4D"/>
    <w:multiLevelType w:val="multilevel"/>
    <w:tmpl w:val="6EA20E4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7">
    <w:nsid w:val="6F403DDB"/>
    <w:multiLevelType w:val="multilevel"/>
    <w:tmpl w:val="6F403DD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8">
    <w:nsid w:val="6F5D1385"/>
    <w:multiLevelType w:val="multilevel"/>
    <w:tmpl w:val="6F5D138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9">
    <w:nsid w:val="6FBB17B8"/>
    <w:multiLevelType w:val="multilevel"/>
    <w:tmpl w:val="6FBB17B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0">
    <w:nsid w:val="6FF60CFB"/>
    <w:multiLevelType w:val="multilevel"/>
    <w:tmpl w:val="6FF60C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1">
    <w:nsid w:val="703D2F68"/>
    <w:multiLevelType w:val="multilevel"/>
    <w:tmpl w:val="703D2F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2">
    <w:nsid w:val="70E263CE"/>
    <w:multiLevelType w:val="multilevel"/>
    <w:tmpl w:val="70E263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3">
    <w:nsid w:val="725B6281"/>
    <w:multiLevelType w:val="multilevel"/>
    <w:tmpl w:val="725B628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4">
    <w:nsid w:val="72D47FE0"/>
    <w:multiLevelType w:val="multilevel"/>
    <w:tmpl w:val="72D47F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5">
    <w:nsid w:val="7363745F"/>
    <w:multiLevelType w:val="multilevel"/>
    <w:tmpl w:val="736374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6">
    <w:nsid w:val="73A84DEB"/>
    <w:multiLevelType w:val="multilevel"/>
    <w:tmpl w:val="73A84DE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7">
    <w:nsid w:val="74FD691D"/>
    <w:multiLevelType w:val="multilevel"/>
    <w:tmpl w:val="74FD691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8">
    <w:nsid w:val="762A7F2A"/>
    <w:multiLevelType w:val="multilevel"/>
    <w:tmpl w:val="762A7F2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9">
    <w:nsid w:val="76CC513A"/>
    <w:multiLevelType w:val="multilevel"/>
    <w:tmpl w:val="76CC513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0">
    <w:nsid w:val="775E2485"/>
    <w:multiLevelType w:val="multilevel"/>
    <w:tmpl w:val="775E2485"/>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1">
    <w:nsid w:val="77B06420"/>
    <w:multiLevelType w:val="multilevel"/>
    <w:tmpl w:val="77B064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2">
    <w:nsid w:val="79225919"/>
    <w:multiLevelType w:val="multilevel"/>
    <w:tmpl w:val="7922591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3">
    <w:nsid w:val="793119B7"/>
    <w:multiLevelType w:val="multilevel"/>
    <w:tmpl w:val="793119B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4">
    <w:nsid w:val="79934ECC"/>
    <w:multiLevelType w:val="multilevel"/>
    <w:tmpl w:val="79934EC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65">
    <w:nsid w:val="7AA61298"/>
    <w:multiLevelType w:val="multilevel"/>
    <w:tmpl w:val="7AA61298"/>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66">
    <w:nsid w:val="7C674156"/>
    <w:multiLevelType w:val="multilevel"/>
    <w:tmpl w:val="7C67415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7">
    <w:nsid w:val="7D7B3DC8"/>
    <w:multiLevelType w:val="multilevel"/>
    <w:tmpl w:val="7D7B3DC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8">
    <w:nsid w:val="7DBC6B74"/>
    <w:multiLevelType w:val="multilevel"/>
    <w:tmpl w:val="7DBC6B7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9">
    <w:nsid w:val="7E597ADD"/>
    <w:multiLevelType w:val="multilevel"/>
    <w:tmpl w:val="7E597AD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0">
    <w:nsid w:val="7F0778AF"/>
    <w:multiLevelType w:val="multilevel"/>
    <w:tmpl w:val="7F0778A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25"/>
    <w:lvlOverride w:ilvl="0">
      <w:startOverride w:val="1"/>
    </w:lvlOverride>
  </w:num>
  <w:num w:numId="2">
    <w:abstractNumId w:val="125"/>
    <w:lvlOverride w:ilvl="0">
      <w:startOverride w:val="2"/>
    </w:lvlOverride>
  </w:num>
  <w:num w:numId="3">
    <w:abstractNumId w:val="125"/>
    <w:lvlOverride w:ilvl="0">
      <w:startOverride w:val="4"/>
    </w:lvlOverride>
  </w:num>
  <w:num w:numId="4">
    <w:abstractNumId w:val="91"/>
    <w:lvlOverride w:ilvl="0">
      <w:startOverride w:val="1"/>
    </w:lvlOverride>
  </w:num>
  <w:num w:numId="5">
    <w:abstractNumId w:val="91"/>
    <w:lvlOverride w:ilvl="0">
      <w:startOverride w:val="2"/>
    </w:lvlOverride>
  </w:num>
  <w:num w:numId="6">
    <w:abstractNumId w:val="91"/>
    <w:lvlOverride w:ilvl="0">
      <w:startOverride w:val="3"/>
    </w:lvlOverride>
  </w:num>
  <w:num w:numId="7">
    <w:abstractNumId w:val="91"/>
    <w:lvlOverride w:ilvl="0">
      <w:startOverride w:val="4"/>
    </w:lvlOverride>
  </w:num>
  <w:num w:numId="8">
    <w:abstractNumId w:val="42"/>
  </w:num>
  <w:num w:numId="9">
    <w:abstractNumId w:val="117"/>
    <w:lvlOverride w:ilvl="0">
      <w:startOverride w:val="1"/>
    </w:lvlOverride>
  </w:num>
  <w:num w:numId="10">
    <w:abstractNumId w:val="117"/>
    <w:lvlOverride w:ilvl="0">
      <w:startOverride w:val="2"/>
    </w:lvlOverride>
  </w:num>
  <w:num w:numId="11">
    <w:abstractNumId w:val="117"/>
    <w:lvlOverride w:ilvl="0">
      <w:startOverride w:val="3"/>
    </w:lvlOverride>
  </w:num>
  <w:num w:numId="12">
    <w:abstractNumId w:val="117"/>
    <w:lvlOverride w:ilvl="0">
      <w:startOverride w:val="4"/>
    </w:lvlOverride>
  </w:num>
  <w:num w:numId="13">
    <w:abstractNumId w:val="19"/>
    <w:lvlOverride w:ilvl="0">
      <w:startOverride w:val="1"/>
    </w:lvlOverride>
  </w:num>
  <w:num w:numId="14">
    <w:abstractNumId w:val="19"/>
    <w:lvlOverride w:ilvl="0">
      <w:startOverride w:val="2"/>
    </w:lvlOverride>
  </w:num>
  <w:num w:numId="15">
    <w:abstractNumId w:val="19"/>
    <w:lvlOverride w:ilvl="0">
      <w:startOverride w:val="3"/>
    </w:lvlOverride>
  </w:num>
  <w:num w:numId="16">
    <w:abstractNumId w:val="19"/>
    <w:lvlOverride w:ilvl="0">
      <w:startOverride w:val="4"/>
    </w:lvlOverride>
  </w:num>
  <w:num w:numId="17">
    <w:abstractNumId w:val="19"/>
    <w:lvlOverride w:ilvl="0">
      <w:startOverride w:val="5"/>
    </w:lvlOverride>
  </w:num>
  <w:num w:numId="18">
    <w:abstractNumId w:val="19"/>
    <w:lvlOverride w:ilvl="0">
      <w:startOverride w:val="6"/>
    </w:lvlOverride>
  </w:num>
  <w:num w:numId="19">
    <w:abstractNumId w:val="144"/>
    <w:lvlOverride w:ilvl="0">
      <w:startOverride w:val="1"/>
    </w:lvlOverride>
  </w:num>
  <w:num w:numId="20">
    <w:abstractNumId w:val="144"/>
    <w:lvlOverride w:ilvl="0">
      <w:startOverride w:val="2"/>
    </w:lvlOverride>
  </w:num>
  <w:num w:numId="21">
    <w:abstractNumId w:val="144"/>
    <w:lvlOverride w:ilvl="0">
      <w:startOverride w:val="3"/>
    </w:lvlOverride>
  </w:num>
  <w:num w:numId="22">
    <w:abstractNumId w:val="144"/>
    <w:lvlOverride w:ilvl="0">
      <w:startOverride w:val="4"/>
    </w:lvlOverride>
  </w:num>
  <w:num w:numId="23">
    <w:abstractNumId w:val="144"/>
    <w:lvlOverride w:ilvl="0">
      <w:startOverride w:val="5"/>
    </w:lvlOverride>
  </w:num>
  <w:num w:numId="24">
    <w:abstractNumId w:val="144"/>
    <w:lvlOverride w:ilvl="0">
      <w:startOverride w:val="6"/>
    </w:lvlOverride>
  </w:num>
  <w:num w:numId="25">
    <w:abstractNumId w:val="86"/>
  </w:num>
  <w:num w:numId="26">
    <w:abstractNumId w:val="114"/>
  </w:num>
  <w:num w:numId="27">
    <w:abstractNumId w:val="129"/>
  </w:num>
  <w:num w:numId="28">
    <w:abstractNumId w:val="52"/>
  </w:num>
  <w:num w:numId="29">
    <w:abstractNumId w:val="76"/>
  </w:num>
  <w:num w:numId="30">
    <w:abstractNumId w:val="7"/>
  </w:num>
  <w:num w:numId="31">
    <w:abstractNumId w:val="98"/>
  </w:num>
  <w:num w:numId="32">
    <w:abstractNumId w:val="127"/>
  </w:num>
  <w:num w:numId="33">
    <w:abstractNumId w:val="30"/>
  </w:num>
  <w:num w:numId="34">
    <w:abstractNumId w:val="113"/>
  </w:num>
  <w:num w:numId="35">
    <w:abstractNumId w:val="97"/>
  </w:num>
  <w:num w:numId="36">
    <w:abstractNumId w:val="156"/>
  </w:num>
  <w:num w:numId="37">
    <w:abstractNumId w:val="122"/>
  </w:num>
  <w:num w:numId="38">
    <w:abstractNumId w:val="53"/>
  </w:num>
  <w:num w:numId="39">
    <w:abstractNumId w:val="61"/>
  </w:num>
  <w:num w:numId="40">
    <w:abstractNumId w:val="36"/>
  </w:num>
  <w:num w:numId="41">
    <w:abstractNumId w:val="8"/>
  </w:num>
  <w:num w:numId="42">
    <w:abstractNumId w:val="162"/>
  </w:num>
  <w:num w:numId="43">
    <w:abstractNumId w:val="99"/>
  </w:num>
  <w:num w:numId="44">
    <w:abstractNumId w:val="81"/>
  </w:num>
  <w:num w:numId="45">
    <w:abstractNumId w:val="1"/>
  </w:num>
  <w:num w:numId="46">
    <w:abstractNumId w:val="43"/>
  </w:num>
  <w:num w:numId="47">
    <w:abstractNumId w:val="143"/>
  </w:num>
  <w:num w:numId="48">
    <w:abstractNumId w:val="119"/>
  </w:num>
  <w:num w:numId="49">
    <w:abstractNumId w:val="154"/>
  </w:num>
  <w:num w:numId="50">
    <w:abstractNumId w:val="21"/>
  </w:num>
  <w:num w:numId="51">
    <w:abstractNumId w:val="29"/>
  </w:num>
  <w:num w:numId="52">
    <w:abstractNumId w:val="149"/>
  </w:num>
  <w:num w:numId="53">
    <w:abstractNumId w:val="10"/>
  </w:num>
  <w:num w:numId="54">
    <w:abstractNumId w:val="110"/>
  </w:num>
  <w:num w:numId="55">
    <w:abstractNumId w:val="88"/>
  </w:num>
  <w:num w:numId="56">
    <w:abstractNumId w:val="60"/>
  </w:num>
  <w:num w:numId="57">
    <w:abstractNumId w:val="92"/>
  </w:num>
  <w:num w:numId="58">
    <w:abstractNumId w:val="48"/>
  </w:num>
  <w:num w:numId="59">
    <w:abstractNumId w:val="132"/>
  </w:num>
  <w:num w:numId="60">
    <w:abstractNumId w:val="41"/>
  </w:num>
  <w:num w:numId="61">
    <w:abstractNumId w:val="130"/>
  </w:num>
  <w:num w:numId="62">
    <w:abstractNumId w:val="65"/>
  </w:num>
  <w:num w:numId="63">
    <w:abstractNumId w:val="104"/>
  </w:num>
  <w:num w:numId="64">
    <w:abstractNumId w:val="69"/>
  </w:num>
  <w:num w:numId="65">
    <w:abstractNumId w:val="120"/>
  </w:num>
  <w:num w:numId="66">
    <w:abstractNumId w:val="159"/>
  </w:num>
  <w:num w:numId="67">
    <w:abstractNumId w:val="75"/>
  </w:num>
  <w:num w:numId="68">
    <w:abstractNumId w:val="25"/>
  </w:num>
  <w:num w:numId="69">
    <w:abstractNumId w:val="133"/>
  </w:num>
  <w:num w:numId="70">
    <w:abstractNumId w:val="79"/>
  </w:num>
  <w:num w:numId="71">
    <w:abstractNumId w:val="27"/>
  </w:num>
  <w:num w:numId="72">
    <w:abstractNumId w:val="153"/>
  </w:num>
  <w:num w:numId="73">
    <w:abstractNumId w:val="77"/>
  </w:num>
  <w:num w:numId="74">
    <w:abstractNumId w:val="150"/>
  </w:num>
  <w:num w:numId="75">
    <w:abstractNumId w:val="139"/>
  </w:num>
  <w:num w:numId="76">
    <w:abstractNumId w:val="103"/>
  </w:num>
  <w:num w:numId="77">
    <w:abstractNumId w:val="28"/>
  </w:num>
  <w:num w:numId="78">
    <w:abstractNumId w:val="140"/>
  </w:num>
  <w:num w:numId="79">
    <w:abstractNumId w:val="169"/>
  </w:num>
  <w:num w:numId="80">
    <w:abstractNumId w:val="137"/>
  </w:num>
  <w:num w:numId="81">
    <w:abstractNumId w:val="126"/>
  </w:num>
  <w:num w:numId="82">
    <w:abstractNumId w:val="12"/>
  </w:num>
  <w:num w:numId="83">
    <w:abstractNumId w:val="2"/>
  </w:num>
  <w:num w:numId="84">
    <w:abstractNumId w:val="68"/>
  </w:num>
  <w:num w:numId="85">
    <w:abstractNumId w:val="102"/>
  </w:num>
  <w:num w:numId="86">
    <w:abstractNumId w:val="31"/>
  </w:num>
  <w:num w:numId="87">
    <w:abstractNumId w:val="161"/>
  </w:num>
  <w:num w:numId="88">
    <w:abstractNumId w:val="90"/>
  </w:num>
  <w:num w:numId="89">
    <w:abstractNumId w:val="26"/>
  </w:num>
  <w:num w:numId="90">
    <w:abstractNumId w:val="9"/>
  </w:num>
  <w:num w:numId="91">
    <w:abstractNumId w:val="24"/>
  </w:num>
  <w:num w:numId="92">
    <w:abstractNumId w:val="14"/>
  </w:num>
  <w:num w:numId="93">
    <w:abstractNumId w:val="167"/>
  </w:num>
  <w:num w:numId="94">
    <w:abstractNumId w:val="116"/>
  </w:num>
  <w:num w:numId="95">
    <w:abstractNumId w:val="142"/>
  </w:num>
  <w:num w:numId="96">
    <w:abstractNumId w:val="67"/>
  </w:num>
  <w:num w:numId="97">
    <w:abstractNumId w:val="118"/>
  </w:num>
  <w:num w:numId="98">
    <w:abstractNumId w:val="155"/>
  </w:num>
  <w:num w:numId="99">
    <w:abstractNumId w:val="134"/>
  </w:num>
  <w:num w:numId="100">
    <w:abstractNumId w:val="3"/>
  </w:num>
  <w:num w:numId="101">
    <w:abstractNumId w:val="83"/>
  </w:num>
  <w:num w:numId="102">
    <w:abstractNumId w:val="170"/>
  </w:num>
  <w:num w:numId="103">
    <w:abstractNumId w:val="20"/>
  </w:num>
  <w:num w:numId="104">
    <w:abstractNumId w:val="87"/>
  </w:num>
  <w:num w:numId="105">
    <w:abstractNumId w:val="112"/>
  </w:num>
  <w:num w:numId="106">
    <w:abstractNumId w:val="37"/>
  </w:num>
  <w:num w:numId="107">
    <w:abstractNumId w:val="55"/>
  </w:num>
  <w:num w:numId="108">
    <w:abstractNumId w:val="121"/>
  </w:num>
  <w:num w:numId="109">
    <w:abstractNumId w:val="135"/>
  </w:num>
  <w:num w:numId="110">
    <w:abstractNumId w:val="166"/>
  </w:num>
  <w:num w:numId="111">
    <w:abstractNumId w:val="44"/>
  </w:num>
  <w:num w:numId="112">
    <w:abstractNumId w:val="93"/>
  </w:num>
  <w:num w:numId="113">
    <w:abstractNumId w:val="109"/>
  </w:num>
  <w:num w:numId="114">
    <w:abstractNumId w:val="145"/>
  </w:num>
  <w:num w:numId="115">
    <w:abstractNumId w:val="62"/>
  </w:num>
  <w:num w:numId="116">
    <w:abstractNumId w:val="0"/>
  </w:num>
  <w:num w:numId="117">
    <w:abstractNumId w:val="146"/>
  </w:num>
  <w:num w:numId="118">
    <w:abstractNumId w:val="56"/>
  </w:num>
  <w:num w:numId="119">
    <w:abstractNumId w:val="32"/>
  </w:num>
  <w:num w:numId="120">
    <w:abstractNumId w:val="158"/>
  </w:num>
  <w:num w:numId="121">
    <w:abstractNumId w:val="163"/>
  </w:num>
  <w:num w:numId="122">
    <w:abstractNumId w:val="152"/>
  </w:num>
  <w:num w:numId="123">
    <w:abstractNumId w:val="73"/>
  </w:num>
  <w:num w:numId="124">
    <w:abstractNumId w:val="89"/>
  </w:num>
  <w:num w:numId="125">
    <w:abstractNumId w:val="72"/>
  </w:num>
  <w:num w:numId="126">
    <w:abstractNumId w:val="57"/>
  </w:num>
  <w:num w:numId="127">
    <w:abstractNumId w:val="38"/>
  </w:num>
  <w:num w:numId="128">
    <w:abstractNumId w:val="46"/>
  </w:num>
  <w:num w:numId="129">
    <w:abstractNumId w:val="34"/>
  </w:num>
  <w:num w:numId="130">
    <w:abstractNumId w:val="18"/>
  </w:num>
  <w:num w:numId="131">
    <w:abstractNumId w:val="22"/>
  </w:num>
  <w:num w:numId="132">
    <w:abstractNumId w:val="100"/>
  </w:num>
  <w:num w:numId="133">
    <w:abstractNumId w:val="157"/>
  </w:num>
  <w:num w:numId="134">
    <w:abstractNumId w:val="63"/>
  </w:num>
  <w:num w:numId="135">
    <w:abstractNumId w:val="141"/>
  </w:num>
  <w:num w:numId="136">
    <w:abstractNumId w:val="168"/>
  </w:num>
  <w:num w:numId="137">
    <w:abstractNumId w:val="15"/>
  </w:num>
  <w:num w:numId="138">
    <w:abstractNumId w:val="71"/>
  </w:num>
  <w:num w:numId="139">
    <w:abstractNumId w:val="4"/>
  </w:num>
  <w:num w:numId="140">
    <w:abstractNumId w:val="165"/>
  </w:num>
  <w:num w:numId="141">
    <w:abstractNumId w:val="13"/>
  </w:num>
  <w:num w:numId="142">
    <w:abstractNumId w:val="131"/>
  </w:num>
  <w:num w:numId="143">
    <w:abstractNumId w:val="111"/>
  </w:num>
  <w:num w:numId="144">
    <w:abstractNumId w:val="82"/>
  </w:num>
  <w:num w:numId="145">
    <w:abstractNumId w:val="136"/>
  </w:num>
  <w:num w:numId="146">
    <w:abstractNumId w:val="50"/>
  </w:num>
  <w:num w:numId="147">
    <w:abstractNumId w:val="80"/>
  </w:num>
  <w:num w:numId="148">
    <w:abstractNumId w:val="16"/>
  </w:num>
  <w:num w:numId="149">
    <w:abstractNumId w:val="40"/>
  </w:num>
  <w:num w:numId="150">
    <w:abstractNumId w:val="164"/>
  </w:num>
  <w:num w:numId="151">
    <w:abstractNumId w:val="39"/>
  </w:num>
  <w:num w:numId="152">
    <w:abstractNumId w:val="74"/>
  </w:num>
  <w:num w:numId="153">
    <w:abstractNumId w:val="115"/>
  </w:num>
  <w:num w:numId="154">
    <w:abstractNumId w:val="11"/>
  </w:num>
  <w:num w:numId="155">
    <w:abstractNumId w:val="128"/>
  </w:num>
  <w:num w:numId="156">
    <w:abstractNumId w:val="78"/>
  </w:num>
  <w:num w:numId="157">
    <w:abstractNumId w:val="101"/>
  </w:num>
  <w:num w:numId="158">
    <w:abstractNumId w:val="124"/>
  </w:num>
  <w:num w:numId="159">
    <w:abstractNumId w:val="47"/>
  </w:num>
  <w:num w:numId="160">
    <w:abstractNumId w:val="147"/>
  </w:num>
  <w:num w:numId="161">
    <w:abstractNumId w:val="58"/>
  </w:num>
  <w:num w:numId="162">
    <w:abstractNumId w:val="66"/>
  </w:num>
  <w:num w:numId="163">
    <w:abstractNumId w:val="64"/>
  </w:num>
  <w:num w:numId="164">
    <w:abstractNumId w:val="160"/>
  </w:num>
  <w:num w:numId="165">
    <w:abstractNumId w:val="33"/>
  </w:num>
  <w:num w:numId="166">
    <w:abstractNumId w:val="23"/>
  </w:num>
  <w:num w:numId="167">
    <w:abstractNumId w:val="59"/>
  </w:num>
  <w:num w:numId="168">
    <w:abstractNumId w:val="6"/>
  </w:num>
  <w:num w:numId="169">
    <w:abstractNumId w:val="85"/>
  </w:num>
  <w:num w:numId="170">
    <w:abstractNumId w:val="138"/>
  </w:num>
  <w:num w:numId="171">
    <w:abstractNumId w:val="54"/>
  </w:num>
  <w:num w:numId="172">
    <w:abstractNumId w:val="17"/>
  </w:num>
  <w:num w:numId="173">
    <w:abstractNumId w:val="49"/>
  </w:num>
  <w:num w:numId="174">
    <w:abstractNumId w:val="148"/>
  </w:num>
  <w:num w:numId="175">
    <w:abstractNumId w:val="84"/>
  </w:num>
  <w:num w:numId="176">
    <w:abstractNumId w:val="45"/>
  </w:num>
  <w:num w:numId="177">
    <w:abstractNumId w:val="96"/>
  </w:num>
  <w:num w:numId="178">
    <w:abstractNumId w:val="5"/>
  </w:num>
  <w:num w:numId="179">
    <w:abstractNumId w:val="95"/>
  </w:num>
  <w:num w:numId="180">
    <w:abstractNumId w:val="70"/>
  </w:num>
  <w:num w:numId="181">
    <w:abstractNumId w:val="51"/>
  </w:num>
  <w:num w:numId="182">
    <w:abstractNumId w:val="94"/>
  </w:num>
  <w:num w:numId="183">
    <w:abstractNumId w:val="105"/>
  </w:num>
  <w:num w:numId="184">
    <w:abstractNumId w:val="108"/>
  </w:num>
  <w:num w:numId="185">
    <w:abstractNumId w:val="151"/>
  </w:num>
  <w:num w:numId="186">
    <w:abstractNumId w:val="35"/>
  </w:num>
  <w:num w:numId="187">
    <w:abstractNumId w:val="106"/>
  </w:num>
  <w:num w:numId="188">
    <w:abstractNumId w:val="123"/>
  </w:num>
  <w:num w:numId="189">
    <w:abstractNumId w:val="107"/>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PS_1709743493">
    <w15:presenceInfo w15:providerId="None" w15:userId="WPS_1709743493"/>
  </w15:person>
  <w15:person w15:author="Tejal Dalvi">
    <w15:presenceInfo w15:providerId="Windows Live" w15:userId="e5ee4985d1bbc4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A4F"/>
    <w:rsid w:val="00000F8F"/>
    <w:rsid w:val="001B1932"/>
    <w:rsid w:val="00253C49"/>
    <w:rsid w:val="00311E4A"/>
    <w:rsid w:val="00315398"/>
    <w:rsid w:val="0032543E"/>
    <w:rsid w:val="00331502"/>
    <w:rsid w:val="00393F9B"/>
    <w:rsid w:val="003B45C1"/>
    <w:rsid w:val="003B4CAF"/>
    <w:rsid w:val="005901E8"/>
    <w:rsid w:val="005D06DC"/>
    <w:rsid w:val="0060286B"/>
    <w:rsid w:val="006056D1"/>
    <w:rsid w:val="00666402"/>
    <w:rsid w:val="006A5904"/>
    <w:rsid w:val="006D1069"/>
    <w:rsid w:val="006E0A4F"/>
    <w:rsid w:val="00763B2A"/>
    <w:rsid w:val="007B62BE"/>
    <w:rsid w:val="00800BAC"/>
    <w:rsid w:val="00A22C63"/>
    <w:rsid w:val="00A36A01"/>
    <w:rsid w:val="00C25B62"/>
    <w:rsid w:val="00D7480F"/>
    <w:rsid w:val="00E20A93"/>
    <w:rsid w:val="00F4338A"/>
    <w:rsid w:val="00F71CC4"/>
    <w:rsid w:val="00FB37AF"/>
    <w:rsid w:val="0ACC21D6"/>
    <w:rsid w:val="1B006B28"/>
    <w:rsid w:val="25A646C1"/>
    <w:rsid w:val="296341F3"/>
    <w:rsid w:val="5B0B1034"/>
    <w:rsid w:val="633151CD"/>
    <w:rsid w:val="75125D89"/>
    <w:rsid w:val="7B016104"/>
    <w:rsid w:val="7C9A5487"/>
  </w:rsids>
  <m:mathPr>
    <m:mathFont m:val="Cambria Math"/>
    <m:brkBin m:val="before"/>
    <m:brkBinSub m:val="--"/>
    <m:smallFrac m:val="0"/>
    <m:dispDef/>
    <m:lMargin m:val="0"/>
    <m:rMargin m:val="0"/>
    <m:defJc m:val="centerGroup"/>
    <m:wrapIndent m:val="1440"/>
    <m:intLim m:val="subSup"/>
    <m:naryLim m:val="undOvr"/>
  </m:mathPr>
  <w:themeFontLang w:val="en-IN" w:eastAsia="zh-CN" w:bidi="mr-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Change w:id="0" w:author="WPS_1709743493" w:date="2025-11-16T23:55:00Z">
        <w:pPr>
          <w:spacing w:after="160" w:line="259" w:lineRule="auto"/>
        </w:pPr>
      </w:pPrChange>
    </w:pPr>
    <w:rPr>
      <w:rFonts w:asciiTheme="minorHAnsi" w:hAnsiTheme="minorHAnsi" w:eastAsiaTheme="minorHAnsi" w:cstheme="minorBidi"/>
      <w:kern w:val="2"/>
      <w:sz w:val="22"/>
      <w:szCs w:val="22"/>
      <w:lang w:val="en-IN" w:eastAsia="en-US" w:bidi="ar-SA"/>
      <w:rPrChange w:id="1" w:author="WPS_1709743493" w:date="2025-11-16T23:55:00Z">
        <w:rPr>
          <w:rFonts w:asciiTheme="minorHAnsi" w:hAnsiTheme="minorHAnsi" w:eastAsiaTheme="minorHAnsi" w:cstheme="minorBidi"/>
          <w:kern w:val="2"/>
          <w:sz w:val="22"/>
          <w:szCs w:val="22"/>
          <w:lang w:val="en-IN" w:eastAsia="en-US" w:bidi="ar-SA"/>
          <w14:ligatures w14:val="standardContextual"/>
        </w:rPr>
      </w:rPrChange>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Change w:id="2" w:author="WPS_1709743493" w:date="2025-11-16T23:55:00Z">
        <w:pPr>
          <w:keepNext/>
          <w:keepLines/>
          <w:spacing w:before="40" w:line="259" w:lineRule="auto"/>
          <w:outlineLvl w:val="5"/>
        </w:pPr>
      </w:pPrChange>
    </w:pPr>
    <w:rPr>
      <w:rFonts w:eastAsiaTheme="majorEastAsia" w:cstheme="majorBidi"/>
      <w:i/>
      <w:iCs/>
      <w:color w:val="595959" w:themeColor="text1" w:themeTint="A6"/>
      <w:rPrChange w:id="3" w:author="WPS_1709743493" w:date="2025-11-16T23:55:00Z">
        <w:rPr>
          <w:rFonts w:asciiTheme="minorHAnsi" w:hAnsiTheme="minorHAnsi" w:eastAsiaTheme="majorEastAsia" w:cstheme="majorBidi"/>
          <w:i/>
          <w:iCs/>
          <w:color w:val="595959" w:themeColor="text1" w:themeTint="A6"/>
          <w:kern w:val="2"/>
          <w:sz w:val="22"/>
          <w:szCs w:val="22"/>
          <w:lang w:val="en-IN" w:eastAsia="en-US" w:bidi="ar-SA"/>
          <w14:textFill>
            <w14:solidFill>
              <w14:schemeClr w14:val="tx1">
                <w14:lumMod w14:val="65000"/>
                <w14:lumOff w14:val="35000"/>
              </w14:schemeClr>
            </w14:solidFill>
          </w14:textFill>
          <w14:ligatures w14:val="standardContextual"/>
        </w:rPr>
      </w:rPrChange>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Change w:id="4" w:author="WPS_1709743493" w:date="2025-11-16T23:55:00Z">
        <w:pPr>
          <w:keepNext/>
          <w:keepLines/>
          <w:spacing w:before="40" w:line="259" w:lineRule="auto"/>
          <w:outlineLvl w:val="6"/>
        </w:pPr>
      </w:pPrChange>
    </w:pPr>
    <w:rPr>
      <w:rFonts w:eastAsiaTheme="majorEastAsia" w:cstheme="majorBidi"/>
      <w:color w:val="595959" w:themeColor="text1" w:themeTint="A6"/>
      <w:rPrChange w:id="5" w:author="WPS_1709743493" w:date="2025-11-16T23:55:00Z">
        <w:rPr>
          <w:rFonts w:asciiTheme="minorHAnsi" w:hAnsiTheme="minorHAnsi" w:eastAsiaTheme="majorEastAsia" w:cstheme="majorBidi"/>
          <w:color w:val="595959" w:themeColor="text1" w:themeTint="A6"/>
          <w:kern w:val="2"/>
          <w:sz w:val="22"/>
          <w:szCs w:val="22"/>
          <w:lang w:val="en-IN" w:eastAsia="en-US" w:bidi="ar-SA"/>
          <w14:textFill>
            <w14:solidFill>
              <w14:schemeClr w14:val="tx1">
                <w14:lumMod w14:val="65000"/>
                <w14:lumOff w14:val="35000"/>
              </w14:schemeClr>
            </w14:solidFill>
          </w14:textFill>
          <w14:ligatures w14:val="standardContextual"/>
        </w:rPr>
      </w:rPrChange>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Change w:id="6" w:author="WPS_1709743493" w:date="2025-11-16T23:55:00Z">
        <w:pPr>
          <w:keepNext/>
          <w:keepLines/>
          <w:spacing w:line="259" w:lineRule="auto"/>
          <w:outlineLvl w:val="7"/>
        </w:pPr>
      </w:pPrChange>
    </w:pPr>
    <w:rPr>
      <w:rFonts w:eastAsiaTheme="majorEastAsia" w:cstheme="majorBidi"/>
      <w:i/>
      <w:iCs/>
      <w:color w:val="262626" w:themeColor="text1" w:themeTint="D9"/>
      <w:rPrChange w:id="7" w:author="WPS_1709743493" w:date="2025-11-16T23:55:00Z">
        <w:rPr>
          <w:rFonts w:asciiTheme="minorHAnsi" w:hAnsiTheme="minorHAnsi" w:eastAsiaTheme="majorEastAsia" w:cstheme="majorBidi"/>
          <w:i/>
          <w:iCs/>
          <w:color w:val="262626" w:themeColor="text1" w:themeTint="D9"/>
          <w:kern w:val="2"/>
          <w:sz w:val="22"/>
          <w:szCs w:val="22"/>
          <w:lang w:val="en-IN" w:eastAsia="en-US" w:bidi="ar-SA"/>
          <w14:textFill>
            <w14:solidFill>
              <w14:schemeClr w14:val="tx1">
                <w14:lumMod w14:val="85000"/>
                <w14:lumOff w14:val="15000"/>
              </w14:schemeClr>
            </w14:solidFill>
          </w14:textFill>
          <w14:ligatures w14:val="standardContextual"/>
        </w:rPr>
      </w:rPrChange>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Change w:id="8" w:author="WPS_1709743493" w:date="2025-11-16T23:55:00Z">
        <w:pPr>
          <w:keepNext/>
          <w:keepLines/>
          <w:spacing w:line="259" w:lineRule="auto"/>
          <w:outlineLvl w:val="8"/>
        </w:pPr>
      </w:pPrChange>
    </w:pPr>
    <w:rPr>
      <w:rFonts w:eastAsiaTheme="majorEastAsia" w:cstheme="majorBidi"/>
      <w:color w:val="262626" w:themeColor="text1" w:themeTint="D9"/>
      <w:rPrChange w:id="9" w:author="WPS_1709743493" w:date="2025-11-16T23:55:00Z">
        <w:rPr>
          <w:rFonts w:asciiTheme="minorHAnsi" w:hAnsiTheme="minorHAnsi" w:eastAsiaTheme="majorEastAsia" w:cstheme="majorBidi"/>
          <w:color w:val="262626" w:themeColor="text1" w:themeTint="D9"/>
          <w:kern w:val="2"/>
          <w:sz w:val="22"/>
          <w:szCs w:val="22"/>
          <w:lang w:val="en-IN" w:eastAsia="en-US" w:bidi="ar-SA"/>
          <w14:textFill>
            <w14:solidFill>
              <w14:schemeClr w14:val="tx1">
                <w14:lumMod w14:val="85000"/>
                <w14:lumOff w14:val="15000"/>
              </w14:schemeClr>
            </w14:solidFill>
          </w14:textFill>
          <w14:ligatures w14:val="standardContextual"/>
        </w:rPr>
      </w:rPrChange>
      <w14:textFill>
        <w14:solidFill>
          <w14:schemeClr w14:val="tx1">
            <w14:lumMod w14:val="85000"/>
            <w14:lumOff w14:val="15000"/>
          </w14:schemeClr>
        </w14:solidFill>
      </w14:textFill>
    </w:rPr>
  </w:style>
  <w:style w:type="character" w:default="1" w:styleId="11">
    <w:name w:val="Default Paragraph Font"/>
    <w:semiHidden/>
    <w:unhideWhenUsed/>
    <w:uiPriority w:val="1"/>
    <w:rPr>
      <w:rPrChange w:id="10" w:author="WPS_1709743493" w:date="2025-11-16T23:55:00Z">
        <w:rPr/>
      </w:rPrChange>
    </w:rPr>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513"/>
        <w:tab w:val="right" w:pos="9026"/>
      </w:tabs>
      <w:spacing w:after="0" w:line="240" w:lineRule="auto"/>
    </w:pPr>
  </w:style>
  <w:style w:type="paragraph" w:styleId="14">
    <w:name w:val="header"/>
    <w:basedOn w:val="1"/>
    <w:link w:val="38"/>
    <w:unhideWhenUsed/>
    <w:uiPriority w:val="99"/>
    <w:pPr>
      <w:tabs>
        <w:tab w:val="center" w:pos="4513"/>
        <w:tab w:val="right" w:pos="9026"/>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Normal (Web)"/>
    <w:basedOn w:val="1"/>
    <w:unhideWhenUsed/>
    <w:qFormat/>
    <w:uiPriority w:val="99"/>
    <w:rPr>
      <w:rFonts w:ascii="Times New Roman" w:hAnsi="Times New Roman" w:cs="Times New Roman"/>
      <w:sz w:val="24"/>
      <w:szCs w:val="24"/>
    </w:rPr>
  </w:style>
  <w:style w:type="paragraph" w:styleId="17">
    <w:name w:val="Subtitle"/>
    <w:basedOn w:val="1"/>
    <w:next w:val="1"/>
    <w:link w:val="29"/>
    <w:qFormat/>
    <w:uiPriority w:val="11"/>
    <w:pPr>
      <w:pPrChange w:id="11" w:author="WPS_1709743493" w:date="2025-11-16T23:55:00Z">
        <w:pPr>
          <w:spacing w:after="160" w:line="259" w:lineRule="auto"/>
        </w:pPr>
      </w:pPrChange>
    </w:pPr>
    <w:rPr>
      <w:rFonts w:eastAsiaTheme="majorEastAsia" w:cstheme="majorBidi"/>
      <w:color w:val="595959" w:themeColor="text1" w:themeTint="A6"/>
      <w:spacing w:val="15"/>
      <w:sz w:val="28"/>
      <w:szCs w:val="28"/>
      <w:rPrChange w:id="12" w:author="WPS_1709743493" w:date="2025-11-16T23:55:00Z">
        <w:rPr>
          <w:rFonts w:asciiTheme="minorHAnsi" w:hAnsiTheme="minorHAnsi" w:eastAsiaTheme="majorEastAsia" w:cstheme="majorBidi"/>
          <w:color w:val="595959" w:themeColor="text1" w:themeTint="A6"/>
          <w:spacing w:val="15"/>
          <w:kern w:val="2"/>
          <w:sz w:val="28"/>
          <w:szCs w:val="28"/>
          <w:lang w:val="en-IN" w:eastAsia="en-US" w:bidi="ar-SA"/>
          <w14:textFill>
            <w14:solidFill>
              <w14:schemeClr w14:val="tx1">
                <w14:lumMod w14:val="65000"/>
                <w14:lumOff w14:val="35000"/>
              </w14:schemeClr>
            </w14:solidFill>
          </w14:textFill>
          <w14:ligatures w14:val="standardContextual"/>
        </w:rPr>
      </w:rPrChange>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Change w:id="13" w:author="WPS_1709743493" w:date="2025-11-16T23:55:00Z">
        <w:pPr>
          <w:spacing w:before="160" w:after="160" w:line="259" w:lineRule="auto"/>
          <w:jc w:val="center"/>
        </w:pPr>
      </w:pPrChange>
    </w:pPr>
    <w:rPr>
      <w:i/>
      <w:iCs/>
      <w:color w:val="404040" w:themeColor="text1" w:themeTint="BF"/>
      <w:rPrChange w:id="14" w:author="WPS_1709743493" w:date="2025-11-16T23:55:00Z">
        <w:rPr>
          <w:rFonts w:asciiTheme="minorHAnsi" w:hAnsiTheme="minorHAnsi" w:eastAsiaTheme="minorHAnsi" w:cstheme="minorBidi"/>
          <w:i/>
          <w:iCs/>
          <w:color w:val="404040" w:themeColor="text1" w:themeTint="BF"/>
          <w:kern w:val="2"/>
          <w:sz w:val="22"/>
          <w:szCs w:val="22"/>
          <w:lang w:val="en-IN" w:eastAsia="en-US" w:bidi="ar-SA"/>
          <w14:textFill>
            <w14:solidFill>
              <w14:schemeClr w14:val="tx1">
                <w14:lumMod w14:val="75000"/>
                <w14:lumOff w14:val="25000"/>
              </w14:schemeClr>
            </w14:solidFill>
          </w14:textFill>
          <w14:ligatures w14:val="standardContextual"/>
        </w:rPr>
      </w:rPrChange>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
    <w:basedOn w:val="11"/>
    <w:qFormat/>
    <w:uiPriority w:val="32"/>
    <w:rPr>
      <w:b/>
      <w:bCs/>
      <w:smallCaps/>
      <w:color w:val="2F5597" w:themeColor="accent1" w:themeShade="BF"/>
      <w:spacing w:val="5"/>
    </w:rPr>
  </w:style>
  <w:style w:type="character" w:customStyle="1" w:styleId="37">
    <w:name w:val="Unresolved Mention"/>
    <w:basedOn w:val="11"/>
    <w:semiHidden/>
    <w:unhideWhenUsed/>
    <w:uiPriority w:val="99"/>
    <w:rPr>
      <w:color w:val="605E5C"/>
      <w:shd w:val="clear" w:color="auto" w:fill="E1DFDD"/>
    </w:rPr>
  </w:style>
  <w:style w:type="character" w:customStyle="1" w:styleId="38">
    <w:name w:val="Header Char"/>
    <w:basedOn w:val="11"/>
    <w:link w:val="14"/>
    <w:uiPriority w:val="99"/>
  </w:style>
  <w:style w:type="character" w:customStyle="1" w:styleId="39">
    <w:name w:val="Footer Char"/>
    <w:basedOn w:val="11"/>
    <w:link w:val="13"/>
    <w:uiPriority w:val="99"/>
  </w:style>
  <w:style w:type="character" w:customStyle="1" w:styleId="40">
    <w:name w:val="Intense Emphasis1"/>
    <w:basedOn w:val="11"/>
    <w:qFormat/>
    <w:uiPriority w:val="21"/>
    <w:rPr>
      <w:i/>
      <w:iCs/>
      <w:color w:val="2F5597" w:themeColor="accent1" w:themeShade="BF"/>
    </w:rPr>
  </w:style>
  <w:style w:type="character" w:customStyle="1" w:styleId="41">
    <w:name w:val="Intense Reference1"/>
    <w:basedOn w:val="11"/>
    <w:qFormat/>
    <w:uiPriority w:val="32"/>
    <w:rPr>
      <w:b/>
      <w:bCs/>
      <w:smallCaps/>
      <w:color w:val="2F5597" w:themeColor="accent1" w:themeShade="BF"/>
      <w:spacing w:val="5"/>
    </w:rPr>
  </w:style>
  <w:style w:type="character" w:customStyle="1" w:styleId="42">
    <w:name w:val="Unresolved Mention1"/>
    <w:basedOn w:val="11"/>
    <w:semiHidden/>
    <w:unhideWhenUsed/>
    <w:qFormat/>
    <w:uiPriority w:val="99"/>
    <w:rPr>
      <w:color w:val="605E5C"/>
      <w:shd w:val="clear" w:color="auto" w:fill="E1DFDD"/>
    </w:rPr>
  </w:style>
  <w:style w:type="character" w:customStyle="1" w:styleId="43">
    <w:name w:val="Unresolved Mention2"/>
    <w:basedOn w:val="11"/>
    <w:semiHidden/>
    <w:unhideWhenUsed/>
    <w:uiPriority w:val="99"/>
    <w:rPr>
      <w:color w:val="605E5C"/>
      <w:shd w:val="clear" w:color="auto" w:fill="E1DFDD"/>
    </w:rPr>
  </w:style>
  <w:style w:type="paragraph" w:customStyle="1" w:styleId="44">
    <w:name w:val="Revision"/>
    <w:hidden/>
    <w:semiHidden/>
    <w:uiPriority w:val="99"/>
    <w:pPr>
      <w:spacing w:after="0" w:line="240" w:lineRule="auto"/>
    </w:pPr>
    <w:rPr>
      <w:rFonts w:asciiTheme="minorHAnsi" w:hAnsiTheme="minorHAnsi" w:eastAsiaTheme="minorHAnsi" w:cstheme="minorBidi"/>
      <w:kern w:val="2"/>
      <w:sz w:val="22"/>
      <w:szCs w:val="22"/>
      <w:lang w:val="en-IN"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microsoft.com/office/2011/relationships/people" Target="people.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126B1A-0F68-4E5C-AEB9-B115F56035D7}">
  <ds:schemaRefs/>
</ds:datastoreItem>
</file>

<file path=docProps/app.xml><?xml version="1.0" encoding="utf-8"?>
<Properties xmlns="http://schemas.openxmlformats.org/officeDocument/2006/extended-properties" xmlns:vt="http://schemas.openxmlformats.org/officeDocument/2006/docPropsVTypes">
  <Template>Normal.dotm</Template>
  <Pages>43</Pages>
  <Words>10576</Words>
  <Characters>60284</Characters>
  <Lines>502</Lines>
  <Paragraphs>141</Paragraphs>
  <TotalTime>35</TotalTime>
  <ScaleCrop>false</ScaleCrop>
  <LinksUpToDate>false</LinksUpToDate>
  <CharactersWithSpaces>70719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2025-11-16T18:24:00Z</dcterms:created>
  <dc:creator>Tejal Dalvi</dc:creator>
  <cp:lastModifiedBy>WPS_1709743493</cp:lastModifiedBy>
  <dcterms:modified xsi:type="dcterms:W3CDTF">2025-11-17T01:17:59Z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E81694348CEE4E0F80C21021AA50AB1C_12</vt:lpwstr>
  </property>
</Properties>
</file>